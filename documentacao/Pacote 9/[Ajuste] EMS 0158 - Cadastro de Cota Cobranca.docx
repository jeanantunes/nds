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1DBB" w:rsidRPr="00875148" w:rsidRDefault="00C31DBB" w:rsidP="00C31DBB">
      <w:pPr>
        <w:numPr>
          <w:ilvl w:val="12"/>
          <w:numId w:val="0"/>
        </w:numPr>
        <w:pBdr>
          <w:top w:val="single" w:sz="6" w:space="1" w:color="0000FF"/>
          <w:left w:val="single" w:sz="6" w:space="1" w:color="0000FF"/>
          <w:bottom w:val="single" w:sz="6" w:space="1" w:color="0000FF"/>
          <w:right w:val="single" w:sz="6" w:space="1" w:color="0000FF"/>
        </w:pBdr>
        <w:shd w:val="solid" w:color="000080" w:fill="auto"/>
        <w:jc w:val="both"/>
        <w:rPr>
          <w:rFonts w:ascii="Arial Narrow" w:hAnsi="Arial Narrow"/>
          <w:sz w:val="40"/>
        </w:rPr>
      </w:pPr>
    </w:p>
    <w:p w:rsidR="00DD7C0F" w:rsidRPr="00875148" w:rsidRDefault="00DD7C0F">
      <w:pPr>
        <w:numPr>
          <w:ilvl w:val="12"/>
          <w:numId w:val="0"/>
        </w:numPr>
        <w:ind w:left="3240" w:hanging="1113"/>
        <w:jc w:val="both"/>
        <w:rPr>
          <w:rFonts w:ascii="Arial Narrow" w:hAnsi="Arial Narrow"/>
        </w:rPr>
      </w:pPr>
    </w:p>
    <w:p w:rsidR="00DD7C0F" w:rsidRPr="00875148" w:rsidRDefault="00DD7C0F">
      <w:pPr>
        <w:numPr>
          <w:ilvl w:val="12"/>
          <w:numId w:val="0"/>
        </w:numPr>
        <w:jc w:val="center"/>
        <w:rPr>
          <w:rFonts w:ascii="Arial Narrow" w:hAnsi="Arial Narrow"/>
          <w:b/>
          <w:sz w:val="40"/>
        </w:rPr>
      </w:pPr>
      <w:r w:rsidRPr="00561A21">
        <w:rPr>
          <w:rFonts w:ascii="Arial Narrow" w:hAnsi="Arial Narrow"/>
          <w:b/>
          <w:sz w:val="36"/>
          <w:szCs w:val="36"/>
        </w:rPr>
        <w:t>&lt;</w:t>
      </w:r>
      <w:r w:rsidR="006F376A" w:rsidRPr="00561A21">
        <w:rPr>
          <w:rFonts w:ascii="Arial Narrow" w:hAnsi="Arial Narrow"/>
          <w:b/>
          <w:sz w:val="36"/>
          <w:szCs w:val="36"/>
        </w:rPr>
        <w:t xml:space="preserve"> [</w:t>
      </w:r>
      <w:r w:rsidR="00561A21" w:rsidRPr="00561A21">
        <w:rPr>
          <w:rFonts w:ascii="Arial Narrow" w:hAnsi="Arial Narrow"/>
          <w:b/>
          <w:sz w:val="36"/>
          <w:szCs w:val="36"/>
        </w:rPr>
        <w:t xml:space="preserve">Ajuste] </w:t>
      </w:r>
      <w:r>
        <w:rPr>
          <w:rFonts w:ascii="Arial Narrow" w:hAnsi="Arial Narrow"/>
          <w:b/>
          <w:sz w:val="36"/>
          <w:szCs w:val="36"/>
        </w:rPr>
        <w:t xml:space="preserve">EMS </w:t>
      </w:r>
      <w:r w:rsidR="00F13ECC">
        <w:rPr>
          <w:rFonts w:ascii="Arial Narrow" w:hAnsi="Arial Narrow"/>
          <w:b/>
          <w:sz w:val="36"/>
          <w:szCs w:val="36"/>
        </w:rPr>
        <w:t>0</w:t>
      </w:r>
      <w:r w:rsidR="00C56C25">
        <w:rPr>
          <w:rFonts w:ascii="Arial Narrow" w:hAnsi="Arial Narrow"/>
          <w:b/>
          <w:sz w:val="36"/>
          <w:szCs w:val="36"/>
        </w:rPr>
        <w:t>15</w:t>
      </w:r>
      <w:r w:rsidR="00CC76AD">
        <w:rPr>
          <w:rFonts w:ascii="Arial Narrow" w:hAnsi="Arial Narrow"/>
          <w:b/>
          <w:sz w:val="36"/>
          <w:szCs w:val="36"/>
        </w:rPr>
        <w:t>8</w:t>
      </w:r>
      <w:r w:rsidR="00D94288">
        <w:rPr>
          <w:rFonts w:ascii="Arial Narrow" w:hAnsi="Arial Narrow"/>
          <w:b/>
          <w:sz w:val="36"/>
          <w:szCs w:val="36"/>
        </w:rPr>
        <w:t>-</w:t>
      </w:r>
      <w:r w:rsidR="00EE364D">
        <w:rPr>
          <w:rFonts w:ascii="Arial Narrow" w:hAnsi="Arial Narrow"/>
          <w:b/>
          <w:sz w:val="36"/>
          <w:szCs w:val="36"/>
        </w:rPr>
        <w:t>C</w:t>
      </w:r>
      <w:r w:rsidR="00AD17E9">
        <w:rPr>
          <w:rFonts w:ascii="Arial Narrow" w:hAnsi="Arial Narrow"/>
          <w:b/>
          <w:sz w:val="36"/>
          <w:szCs w:val="36"/>
        </w:rPr>
        <w:t xml:space="preserve">adastro de </w:t>
      </w:r>
      <w:r w:rsidR="00BD7B75">
        <w:rPr>
          <w:rFonts w:ascii="Arial Narrow" w:hAnsi="Arial Narrow"/>
          <w:b/>
          <w:sz w:val="36"/>
          <w:szCs w:val="36"/>
        </w:rPr>
        <w:t>Cota</w:t>
      </w:r>
      <w:r w:rsidR="00CC76AD">
        <w:rPr>
          <w:rFonts w:ascii="Arial Narrow" w:hAnsi="Arial Narrow"/>
          <w:b/>
          <w:sz w:val="36"/>
          <w:szCs w:val="36"/>
        </w:rPr>
        <w:t xml:space="preserve"> Cobrança</w:t>
      </w:r>
      <w:r w:rsidRPr="00875148">
        <w:rPr>
          <w:rFonts w:ascii="Arial Narrow" w:hAnsi="Arial Narrow"/>
          <w:b/>
          <w:sz w:val="40"/>
        </w:rPr>
        <w:t>&gt;</w:t>
      </w: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  <w:sz w:val="24"/>
        </w:rPr>
      </w:pPr>
    </w:p>
    <w:p w:rsidR="00DD7C0F" w:rsidRPr="00875148" w:rsidRDefault="00DD7C0F">
      <w:pPr>
        <w:numPr>
          <w:ilvl w:val="12"/>
          <w:numId w:val="0"/>
        </w:numPr>
        <w:ind w:hanging="1113"/>
        <w:jc w:val="both"/>
        <w:rPr>
          <w:rFonts w:ascii="Arial Narrow" w:hAnsi="Arial Narrow"/>
        </w:rPr>
      </w:pPr>
    </w:p>
    <w:p w:rsidR="00DD7C0F" w:rsidRPr="00875148" w:rsidRDefault="00DD7C0F">
      <w:pPr>
        <w:jc w:val="center"/>
        <w:rPr>
          <w:rFonts w:ascii="Arial Narrow" w:hAnsi="Arial Narrow"/>
          <w:b/>
          <w:sz w:val="48"/>
        </w:rPr>
      </w:pPr>
    </w:p>
    <w:p w:rsidR="00DD7C0F" w:rsidRPr="00875148" w:rsidRDefault="00DD7C0F">
      <w:pPr>
        <w:pStyle w:val="Cabealho"/>
        <w:rPr>
          <w:rFonts w:ascii="Arial Narrow" w:hAnsi="Arial Narrow"/>
        </w:rPr>
      </w:pPr>
    </w:p>
    <w:p w:rsidR="00DD7C0F" w:rsidRPr="00875148" w:rsidRDefault="00DD7C0F">
      <w:pPr>
        <w:pStyle w:val="Cabealho"/>
        <w:rPr>
          <w:rFonts w:ascii="Arial Narrow" w:hAnsi="Arial Narrow"/>
        </w:rPr>
      </w:pPr>
    </w:p>
    <w:p w:rsidR="00DD7C0F" w:rsidRPr="00875148" w:rsidRDefault="00DD7C0F">
      <w:pPr>
        <w:pStyle w:val="Cabealho"/>
        <w:rPr>
          <w:rFonts w:ascii="Arial Narrow" w:hAnsi="Arial Narrow"/>
        </w:rPr>
      </w:pPr>
    </w:p>
    <w:p w:rsidR="00DD7C0F" w:rsidRPr="00875148" w:rsidRDefault="00DD7C0F">
      <w:pPr>
        <w:pStyle w:val="Cabealho"/>
        <w:rPr>
          <w:rFonts w:ascii="Arial Narrow" w:hAnsi="Arial Narrow"/>
        </w:rPr>
      </w:pPr>
    </w:p>
    <w:p w:rsidR="00DD7C0F" w:rsidRPr="00875148" w:rsidRDefault="00DD7C0F">
      <w:pPr>
        <w:pStyle w:val="Cabealho"/>
        <w:rPr>
          <w:rFonts w:ascii="Arial Narrow" w:hAnsi="Arial Narrow"/>
        </w:rPr>
      </w:pPr>
    </w:p>
    <w:p w:rsidR="00DD7C0F" w:rsidRDefault="00DD7C0F">
      <w:pPr>
        <w:pStyle w:val="Cabealho"/>
        <w:rPr>
          <w:rFonts w:ascii="Arial Narrow" w:hAnsi="Arial Narrow"/>
        </w:rPr>
      </w:pPr>
    </w:p>
    <w:p w:rsidR="00DD7C0F" w:rsidRDefault="00DD7C0F">
      <w:pPr>
        <w:pStyle w:val="Cabealho"/>
        <w:rPr>
          <w:rFonts w:ascii="Arial Narrow" w:hAnsi="Arial Narrow"/>
        </w:rPr>
      </w:pPr>
    </w:p>
    <w:p w:rsidR="00DD7C0F" w:rsidRDefault="00DD7C0F">
      <w:pPr>
        <w:pStyle w:val="Cabealho"/>
        <w:rPr>
          <w:rFonts w:ascii="Arial Narrow" w:hAnsi="Arial Narrow"/>
        </w:rPr>
      </w:pPr>
    </w:p>
    <w:p w:rsidR="00DD7C0F" w:rsidRDefault="00DD7C0F">
      <w:pPr>
        <w:pStyle w:val="Cabealho"/>
        <w:rPr>
          <w:rFonts w:ascii="Arial Narrow" w:hAnsi="Arial Narrow"/>
        </w:rPr>
      </w:pPr>
    </w:p>
    <w:p w:rsidR="00DD7C0F" w:rsidRDefault="00DD7C0F">
      <w:pPr>
        <w:pStyle w:val="Cabealho"/>
        <w:rPr>
          <w:rFonts w:ascii="Arial Narrow" w:hAnsi="Arial Narrow"/>
        </w:rPr>
      </w:pPr>
    </w:p>
    <w:p w:rsidR="00DD7C0F" w:rsidRDefault="00DD7C0F">
      <w:pPr>
        <w:pStyle w:val="Cabealho"/>
        <w:rPr>
          <w:rFonts w:ascii="Arial Narrow" w:hAnsi="Arial Narrow"/>
        </w:rPr>
      </w:pPr>
    </w:p>
    <w:p w:rsidR="00DD7C0F" w:rsidRDefault="00DD7C0F">
      <w:pPr>
        <w:pStyle w:val="Cabealho"/>
        <w:rPr>
          <w:rFonts w:ascii="Arial Narrow" w:hAnsi="Arial Narrow"/>
        </w:rPr>
      </w:pPr>
    </w:p>
    <w:p w:rsidR="00DD7C0F" w:rsidRDefault="00DD7C0F">
      <w:pPr>
        <w:pStyle w:val="Cabealho"/>
        <w:rPr>
          <w:rFonts w:ascii="Arial Narrow" w:hAnsi="Arial Narrow"/>
        </w:rPr>
      </w:pPr>
    </w:p>
    <w:p w:rsidR="00DD7C0F" w:rsidRDefault="00DD7C0F">
      <w:pPr>
        <w:pStyle w:val="Cabealho"/>
        <w:rPr>
          <w:rFonts w:ascii="Arial Narrow" w:hAnsi="Arial Narrow"/>
        </w:rPr>
      </w:pPr>
    </w:p>
    <w:p w:rsidR="00DD7C0F" w:rsidRDefault="00DD7C0F">
      <w:pPr>
        <w:pStyle w:val="Cabealho"/>
        <w:rPr>
          <w:rFonts w:ascii="Arial Narrow" w:hAnsi="Arial Narrow"/>
        </w:rPr>
      </w:pPr>
    </w:p>
    <w:p w:rsidR="00DD7C0F" w:rsidRDefault="00DD7C0F">
      <w:pPr>
        <w:pStyle w:val="Cabealho"/>
        <w:rPr>
          <w:rFonts w:ascii="Arial Narrow" w:hAnsi="Arial Narrow"/>
        </w:rPr>
      </w:pPr>
    </w:p>
    <w:p w:rsidR="00DD7C0F" w:rsidRPr="00875148" w:rsidRDefault="00DD7C0F">
      <w:pPr>
        <w:rPr>
          <w:rFonts w:ascii="Arial Narrow" w:hAnsi="Arial Narrow"/>
        </w:rPr>
      </w:pPr>
    </w:p>
    <w:p w:rsidR="00DD7C0F" w:rsidRPr="00875148" w:rsidRDefault="00DD7C0F">
      <w:pPr>
        <w:pStyle w:val="Ttulo"/>
        <w:spacing w:after="120"/>
        <w:rPr>
          <w:rFonts w:ascii="Arial Narrow" w:hAnsi="Arial Narrow"/>
          <w:sz w:val="24"/>
          <w:lang w:val="pt-BR"/>
        </w:rPr>
      </w:pPr>
      <w:r w:rsidRPr="00875148">
        <w:rPr>
          <w:rFonts w:ascii="Arial Narrow" w:hAnsi="Arial Narrow"/>
          <w:sz w:val="24"/>
          <w:lang w:val="pt-BR"/>
        </w:rPr>
        <w:t>Histórico de Revisão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134"/>
        <w:gridCol w:w="1134"/>
        <w:gridCol w:w="3686"/>
        <w:gridCol w:w="2268"/>
        <w:gridCol w:w="1418"/>
      </w:tblGrid>
      <w:tr w:rsidR="00DD7C0F" w:rsidRPr="00875148" w:rsidTr="003D4B3F">
        <w:tc>
          <w:tcPr>
            <w:tcW w:w="1134" w:type="dxa"/>
          </w:tcPr>
          <w:p w:rsidR="00DD7C0F" w:rsidRPr="00875148" w:rsidRDefault="00DD7C0F" w:rsidP="005205DF">
            <w:pPr>
              <w:pStyle w:val="Tabletext"/>
              <w:jc w:val="center"/>
              <w:rPr>
                <w:rFonts w:ascii="Arial Narrow" w:hAnsi="Arial Narrow"/>
                <w:b/>
                <w:sz w:val="24"/>
                <w:lang w:val="pt-BR"/>
              </w:rPr>
            </w:pPr>
            <w:r w:rsidRPr="00875148">
              <w:rPr>
                <w:rFonts w:ascii="Arial Narrow" w:hAnsi="Arial Narrow"/>
                <w:b/>
                <w:sz w:val="24"/>
                <w:lang w:val="pt-BR"/>
              </w:rPr>
              <w:t>Data</w:t>
            </w:r>
          </w:p>
        </w:tc>
        <w:tc>
          <w:tcPr>
            <w:tcW w:w="1134" w:type="dxa"/>
          </w:tcPr>
          <w:p w:rsidR="00DD7C0F" w:rsidRPr="00875148" w:rsidRDefault="00DD7C0F" w:rsidP="005205DF">
            <w:pPr>
              <w:pStyle w:val="Tabletext"/>
              <w:jc w:val="center"/>
              <w:rPr>
                <w:rFonts w:ascii="Arial Narrow" w:hAnsi="Arial Narrow"/>
                <w:b/>
                <w:sz w:val="24"/>
                <w:lang w:val="pt-BR"/>
              </w:rPr>
            </w:pPr>
            <w:r w:rsidRPr="00875148">
              <w:rPr>
                <w:rFonts w:ascii="Arial Narrow" w:hAnsi="Arial Narrow"/>
                <w:b/>
                <w:sz w:val="24"/>
                <w:lang w:val="pt-BR"/>
              </w:rPr>
              <w:t>Versão</w:t>
            </w:r>
          </w:p>
        </w:tc>
        <w:tc>
          <w:tcPr>
            <w:tcW w:w="3686" w:type="dxa"/>
          </w:tcPr>
          <w:p w:rsidR="00DD7C0F" w:rsidRPr="00875148" w:rsidRDefault="00DD7C0F">
            <w:pPr>
              <w:pStyle w:val="Tabletext"/>
              <w:jc w:val="center"/>
              <w:rPr>
                <w:rFonts w:ascii="Arial Narrow" w:hAnsi="Arial Narrow"/>
                <w:b/>
                <w:sz w:val="24"/>
                <w:lang w:val="pt-BR"/>
              </w:rPr>
            </w:pPr>
            <w:r w:rsidRPr="00875148">
              <w:rPr>
                <w:rFonts w:ascii="Arial Narrow" w:hAnsi="Arial Narrow"/>
                <w:b/>
                <w:sz w:val="24"/>
                <w:lang w:val="pt-BR"/>
              </w:rPr>
              <w:t>Descrição</w:t>
            </w:r>
          </w:p>
        </w:tc>
        <w:tc>
          <w:tcPr>
            <w:tcW w:w="2268" w:type="dxa"/>
          </w:tcPr>
          <w:p w:rsidR="00DD7C0F" w:rsidRPr="00875148" w:rsidRDefault="00C31DBB">
            <w:pPr>
              <w:pStyle w:val="Tabletext"/>
              <w:jc w:val="center"/>
              <w:rPr>
                <w:rFonts w:ascii="Arial Narrow" w:hAnsi="Arial Narrow"/>
                <w:b/>
                <w:sz w:val="24"/>
                <w:lang w:val="pt-BR"/>
              </w:rPr>
            </w:pPr>
            <w:r w:rsidRPr="00875148">
              <w:rPr>
                <w:rFonts w:ascii="Arial Narrow" w:hAnsi="Arial Narrow"/>
                <w:b/>
                <w:sz w:val="24"/>
                <w:lang w:val="pt-BR"/>
              </w:rPr>
              <w:t>Autor (</w:t>
            </w:r>
            <w:r w:rsidR="00DD7C0F" w:rsidRPr="00875148">
              <w:rPr>
                <w:rFonts w:ascii="Arial Narrow" w:hAnsi="Arial Narrow"/>
                <w:b/>
                <w:sz w:val="24"/>
                <w:lang w:val="pt-BR"/>
              </w:rPr>
              <w:t>es) da Revisão</w:t>
            </w:r>
          </w:p>
        </w:tc>
        <w:tc>
          <w:tcPr>
            <w:tcW w:w="1418" w:type="dxa"/>
          </w:tcPr>
          <w:p w:rsidR="00DD7C0F" w:rsidRPr="00875148" w:rsidRDefault="00DD7C0F">
            <w:pPr>
              <w:pStyle w:val="Tabletext"/>
              <w:jc w:val="center"/>
              <w:rPr>
                <w:rFonts w:ascii="Arial Narrow" w:hAnsi="Arial Narrow"/>
                <w:b/>
                <w:sz w:val="24"/>
                <w:lang w:val="es-ES_tradnl"/>
              </w:rPr>
            </w:pPr>
            <w:r w:rsidRPr="00875148">
              <w:rPr>
                <w:rFonts w:ascii="Arial Narrow" w:hAnsi="Arial Narrow"/>
                <w:b/>
                <w:sz w:val="24"/>
                <w:lang w:val="es-ES_tradnl"/>
              </w:rPr>
              <w:t>Área</w:t>
            </w:r>
          </w:p>
        </w:tc>
      </w:tr>
      <w:tr w:rsidR="00DD7C0F" w:rsidRPr="00875148" w:rsidTr="003D4B3F">
        <w:tc>
          <w:tcPr>
            <w:tcW w:w="1134" w:type="dxa"/>
          </w:tcPr>
          <w:p w:rsidR="00DD7C0F" w:rsidRPr="00875148" w:rsidRDefault="002619F6" w:rsidP="004B6EE3">
            <w:pPr>
              <w:pStyle w:val="Tabletext"/>
              <w:jc w:val="center"/>
              <w:rPr>
                <w:rFonts w:ascii="Arial Narrow" w:hAnsi="Arial Narrow"/>
                <w:color w:val="0000FF"/>
                <w:lang w:val="es-ES_tradnl"/>
              </w:rPr>
            </w:pPr>
            <w:r>
              <w:rPr>
                <w:rFonts w:ascii="Arial Narrow" w:hAnsi="Arial Narrow"/>
                <w:color w:val="0000FF"/>
                <w:lang w:val="es-ES_tradnl"/>
              </w:rPr>
              <w:t>28/12/2011</w:t>
            </w:r>
          </w:p>
        </w:tc>
        <w:tc>
          <w:tcPr>
            <w:tcW w:w="1134" w:type="dxa"/>
          </w:tcPr>
          <w:p w:rsidR="00DD7C0F" w:rsidRPr="00875148" w:rsidRDefault="00DD7C0F" w:rsidP="005205DF">
            <w:pPr>
              <w:pStyle w:val="Tabletext"/>
              <w:jc w:val="center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1.0</w:t>
            </w:r>
          </w:p>
        </w:tc>
        <w:tc>
          <w:tcPr>
            <w:tcW w:w="3686" w:type="dxa"/>
          </w:tcPr>
          <w:p w:rsidR="00DD7C0F" w:rsidRPr="00875148" w:rsidRDefault="00DD7C0F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Especificação Funcional</w:t>
            </w:r>
          </w:p>
        </w:tc>
        <w:tc>
          <w:tcPr>
            <w:tcW w:w="2268" w:type="dxa"/>
          </w:tcPr>
          <w:p w:rsidR="00DD7C0F" w:rsidRPr="00875148" w:rsidRDefault="002619F6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César Marracho</w:t>
            </w:r>
          </w:p>
        </w:tc>
        <w:tc>
          <w:tcPr>
            <w:tcW w:w="1418" w:type="dxa"/>
          </w:tcPr>
          <w:p w:rsidR="00DD7C0F" w:rsidRPr="00875148" w:rsidRDefault="00DD7C0F" w:rsidP="00304F50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TI-DGB</w:t>
            </w:r>
          </w:p>
        </w:tc>
      </w:tr>
      <w:tr w:rsidR="00DD7C0F" w:rsidRPr="00875148" w:rsidTr="003D4B3F">
        <w:tc>
          <w:tcPr>
            <w:tcW w:w="1134" w:type="dxa"/>
          </w:tcPr>
          <w:p w:rsidR="00DD7C0F" w:rsidRPr="00875148" w:rsidRDefault="00EF6951" w:rsidP="005205DF">
            <w:pPr>
              <w:pStyle w:val="Tabletext"/>
              <w:jc w:val="center"/>
              <w:rPr>
                <w:rFonts w:ascii="Arial Narrow" w:hAnsi="Arial Narrow"/>
                <w:color w:val="0000FF"/>
                <w:lang w:val="es-ES_tradnl"/>
              </w:rPr>
            </w:pPr>
            <w:r>
              <w:rPr>
                <w:rFonts w:ascii="Arial Narrow" w:hAnsi="Arial Narrow"/>
                <w:color w:val="0000FF"/>
                <w:lang w:val="es-ES_tradnl"/>
              </w:rPr>
              <w:t>28/02/2012</w:t>
            </w:r>
          </w:p>
        </w:tc>
        <w:tc>
          <w:tcPr>
            <w:tcW w:w="1134" w:type="dxa"/>
          </w:tcPr>
          <w:p w:rsidR="00DD7C0F" w:rsidRPr="00875148" w:rsidRDefault="00EF6951" w:rsidP="005205DF">
            <w:pPr>
              <w:pStyle w:val="Tabletext"/>
              <w:jc w:val="center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1.1</w:t>
            </w:r>
          </w:p>
        </w:tc>
        <w:tc>
          <w:tcPr>
            <w:tcW w:w="3686" w:type="dxa"/>
          </w:tcPr>
          <w:p w:rsidR="00DD7C0F" w:rsidRPr="00875148" w:rsidRDefault="00EF6951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Especificação Funcional</w:t>
            </w:r>
          </w:p>
        </w:tc>
        <w:tc>
          <w:tcPr>
            <w:tcW w:w="2268" w:type="dxa"/>
          </w:tcPr>
          <w:p w:rsidR="00DD7C0F" w:rsidRPr="00875148" w:rsidRDefault="00EF6951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Francivaldo</w:t>
            </w:r>
          </w:p>
        </w:tc>
        <w:tc>
          <w:tcPr>
            <w:tcW w:w="1418" w:type="dxa"/>
          </w:tcPr>
          <w:p w:rsidR="00DD7C0F" w:rsidRPr="00875148" w:rsidRDefault="00EF6951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</w:rPr>
              <w:t>TI-DGB</w:t>
            </w:r>
          </w:p>
        </w:tc>
      </w:tr>
      <w:tr w:rsidR="00401D76" w:rsidRPr="00875148" w:rsidTr="00401D76"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1D76" w:rsidRPr="00875148" w:rsidRDefault="00401D76" w:rsidP="00401D76">
            <w:pPr>
              <w:pStyle w:val="Tabletext"/>
              <w:jc w:val="center"/>
              <w:rPr>
                <w:rFonts w:ascii="Arial Narrow" w:hAnsi="Arial Narrow"/>
                <w:color w:val="0000FF"/>
                <w:lang w:val="es-ES_tradnl"/>
              </w:rPr>
            </w:pPr>
            <w:bookmarkStart w:id="0" w:name="_Toc84234381"/>
            <w:bookmarkStart w:id="1" w:name="_Toc84734077"/>
            <w:r>
              <w:rPr>
                <w:rFonts w:ascii="Arial Narrow" w:hAnsi="Arial Narrow"/>
                <w:color w:val="0000FF"/>
                <w:lang w:val="es-ES_tradnl"/>
              </w:rPr>
              <w:t>21/03/2012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1D76" w:rsidRPr="00875148" w:rsidRDefault="00401D76" w:rsidP="00C31DBB">
            <w:pPr>
              <w:pStyle w:val="Tabletext"/>
              <w:jc w:val="center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1.2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1D76" w:rsidRPr="00875148" w:rsidRDefault="00401D76" w:rsidP="00C31DBB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 xml:space="preserve">Complementação de regras e </w:t>
            </w:r>
            <w:r w:rsidR="00C31DBB">
              <w:rPr>
                <w:rFonts w:ascii="Arial Narrow" w:hAnsi="Arial Narrow"/>
                <w:color w:val="0000FF"/>
                <w:lang w:val="pt-BR"/>
              </w:rPr>
              <w:t>protótipo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1D76" w:rsidRPr="00875148" w:rsidRDefault="00401D76" w:rsidP="00C31DBB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Francivaldo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1D76" w:rsidRPr="00401D76" w:rsidRDefault="00401D76" w:rsidP="00C31DBB">
            <w:pPr>
              <w:pStyle w:val="Tabletext"/>
              <w:rPr>
                <w:rFonts w:ascii="Arial Narrow" w:hAnsi="Arial Narrow"/>
                <w:color w:val="0000FF"/>
              </w:rPr>
            </w:pPr>
            <w:r>
              <w:rPr>
                <w:rFonts w:ascii="Arial Narrow" w:hAnsi="Arial Narrow"/>
                <w:color w:val="0000FF"/>
              </w:rPr>
              <w:t>TI-DGB</w:t>
            </w:r>
          </w:p>
        </w:tc>
      </w:tr>
      <w:tr w:rsidR="00726608" w:rsidRPr="00401D76" w:rsidTr="00726608"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6608" w:rsidRPr="00875148" w:rsidRDefault="00726608" w:rsidP="00726608">
            <w:pPr>
              <w:pStyle w:val="Tabletext"/>
              <w:jc w:val="center"/>
              <w:rPr>
                <w:rFonts w:ascii="Arial Narrow" w:hAnsi="Arial Narrow"/>
                <w:color w:val="0000FF"/>
                <w:lang w:val="es-ES_tradnl"/>
              </w:rPr>
            </w:pPr>
            <w:r>
              <w:rPr>
                <w:rFonts w:ascii="Arial Narrow" w:hAnsi="Arial Narrow"/>
                <w:color w:val="0000FF"/>
                <w:lang w:val="es-ES_tradnl"/>
              </w:rPr>
              <w:t>26/03/2012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6608" w:rsidRPr="00875148" w:rsidRDefault="00726608" w:rsidP="00C31DBB">
            <w:pPr>
              <w:pStyle w:val="Tabletext"/>
              <w:jc w:val="center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1.3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6608" w:rsidRPr="00875148" w:rsidRDefault="00726608" w:rsidP="00726608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Complementação de regras.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6608" w:rsidRPr="00875148" w:rsidRDefault="00726608" w:rsidP="00C31DBB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Francivaldo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6608" w:rsidRPr="00401D76" w:rsidRDefault="00726608" w:rsidP="00C31DBB">
            <w:pPr>
              <w:pStyle w:val="Tabletext"/>
              <w:rPr>
                <w:rFonts w:ascii="Arial Narrow" w:hAnsi="Arial Narrow"/>
                <w:color w:val="0000FF"/>
              </w:rPr>
            </w:pPr>
            <w:r>
              <w:rPr>
                <w:rFonts w:ascii="Arial Narrow" w:hAnsi="Arial Narrow"/>
                <w:color w:val="0000FF"/>
              </w:rPr>
              <w:t>TI-DGB</w:t>
            </w:r>
          </w:p>
        </w:tc>
      </w:tr>
      <w:tr w:rsidR="000C7E57" w:rsidRPr="00401D76" w:rsidTr="000C7E57"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7E57" w:rsidRPr="00875148" w:rsidRDefault="000C7E57" w:rsidP="000C7E57">
            <w:pPr>
              <w:pStyle w:val="Tabletext"/>
              <w:jc w:val="center"/>
              <w:rPr>
                <w:rFonts w:ascii="Arial Narrow" w:hAnsi="Arial Narrow"/>
                <w:color w:val="0000FF"/>
                <w:lang w:val="es-ES_tradnl"/>
              </w:rPr>
            </w:pPr>
            <w:r>
              <w:rPr>
                <w:rFonts w:ascii="Arial Narrow" w:hAnsi="Arial Narrow"/>
                <w:color w:val="0000FF"/>
                <w:lang w:val="es-ES_tradnl"/>
              </w:rPr>
              <w:t>29/03/2012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7E57" w:rsidRPr="00875148" w:rsidRDefault="000C7E57" w:rsidP="00C31DBB">
            <w:pPr>
              <w:pStyle w:val="Tabletext"/>
              <w:jc w:val="center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1.4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7E57" w:rsidRPr="00875148" w:rsidRDefault="000C7E57" w:rsidP="00C31DBB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Complementação de regras.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7E57" w:rsidRPr="00875148" w:rsidRDefault="000C7E57" w:rsidP="00C31DBB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Francivaldo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7E57" w:rsidRPr="00401D76" w:rsidRDefault="000C7E57" w:rsidP="00C31DBB">
            <w:pPr>
              <w:pStyle w:val="Tabletext"/>
              <w:rPr>
                <w:rFonts w:ascii="Arial Narrow" w:hAnsi="Arial Narrow"/>
                <w:color w:val="0000FF"/>
              </w:rPr>
            </w:pPr>
            <w:r>
              <w:rPr>
                <w:rFonts w:ascii="Arial Narrow" w:hAnsi="Arial Narrow"/>
                <w:color w:val="0000FF"/>
              </w:rPr>
              <w:t>TI-DGB</w:t>
            </w:r>
          </w:p>
        </w:tc>
      </w:tr>
      <w:tr w:rsidR="00B40CB6" w:rsidRPr="00401D76" w:rsidTr="00B40CB6"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0CB6" w:rsidRPr="00875148" w:rsidRDefault="00B40CB6" w:rsidP="00B40CB6">
            <w:pPr>
              <w:pStyle w:val="Tabletext"/>
              <w:jc w:val="center"/>
              <w:rPr>
                <w:rFonts w:ascii="Arial Narrow" w:hAnsi="Arial Narrow"/>
                <w:color w:val="0000FF"/>
                <w:lang w:val="es-ES_tradnl"/>
              </w:rPr>
            </w:pPr>
            <w:r>
              <w:rPr>
                <w:rFonts w:ascii="Arial Narrow" w:hAnsi="Arial Narrow"/>
                <w:color w:val="0000FF"/>
                <w:lang w:val="es-ES_tradnl"/>
              </w:rPr>
              <w:t>13/04/2012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0CB6" w:rsidRPr="00875148" w:rsidRDefault="00B40CB6" w:rsidP="00C31DBB">
            <w:pPr>
              <w:pStyle w:val="Tabletext"/>
              <w:jc w:val="center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1.5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0CB6" w:rsidRPr="00875148" w:rsidRDefault="00B40CB6" w:rsidP="00C31DBB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 xml:space="preserve">Complementação de regras e </w:t>
            </w:r>
            <w:r w:rsidR="00C31DBB">
              <w:rPr>
                <w:rFonts w:ascii="Arial Narrow" w:hAnsi="Arial Narrow"/>
                <w:color w:val="0000FF"/>
                <w:lang w:val="pt-BR"/>
              </w:rPr>
              <w:t>protótipo</w:t>
            </w:r>
            <w:r>
              <w:rPr>
                <w:rFonts w:ascii="Arial Narrow" w:hAnsi="Arial Narrow"/>
                <w:color w:val="0000FF"/>
                <w:lang w:val="pt-BR"/>
              </w:rPr>
              <w:t>.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0CB6" w:rsidRPr="00875148" w:rsidRDefault="00B40CB6" w:rsidP="00C31DBB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Francivaldo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0CB6" w:rsidRPr="00401D76" w:rsidRDefault="00B40CB6" w:rsidP="00C31DBB">
            <w:pPr>
              <w:pStyle w:val="Tabletext"/>
              <w:rPr>
                <w:rFonts w:ascii="Arial Narrow" w:hAnsi="Arial Narrow"/>
                <w:color w:val="0000FF"/>
              </w:rPr>
            </w:pPr>
            <w:r>
              <w:rPr>
                <w:rFonts w:ascii="Arial Narrow" w:hAnsi="Arial Narrow"/>
                <w:color w:val="0000FF"/>
              </w:rPr>
              <w:t>TI-DGB</w:t>
            </w:r>
          </w:p>
        </w:tc>
      </w:tr>
      <w:tr w:rsidR="00E73C97" w:rsidRPr="00401D76" w:rsidTr="00E73C97"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73C97" w:rsidRPr="00875148" w:rsidRDefault="00661648" w:rsidP="00E73C97">
            <w:pPr>
              <w:pStyle w:val="Tabletext"/>
              <w:jc w:val="center"/>
              <w:rPr>
                <w:rFonts w:ascii="Arial Narrow" w:hAnsi="Arial Narrow"/>
                <w:color w:val="0000FF"/>
                <w:lang w:val="es-ES_tradnl"/>
              </w:rPr>
            </w:pPr>
            <w:r>
              <w:rPr>
                <w:rFonts w:ascii="Arial Narrow" w:hAnsi="Arial Narrow"/>
                <w:color w:val="0000FF"/>
                <w:lang w:val="es-ES_tradnl"/>
              </w:rPr>
              <w:t>19</w:t>
            </w:r>
            <w:r w:rsidR="00E73C97">
              <w:rPr>
                <w:rFonts w:ascii="Arial Narrow" w:hAnsi="Arial Narrow"/>
                <w:color w:val="0000FF"/>
                <w:lang w:val="es-ES_tradnl"/>
              </w:rPr>
              <w:t>/04/2012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73C97" w:rsidRPr="00875148" w:rsidRDefault="00E73C97" w:rsidP="00C31DBB">
            <w:pPr>
              <w:pStyle w:val="Tabletext"/>
              <w:jc w:val="center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1.</w:t>
            </w:r>
            <w:r w:rsidR="00D64C8E">
              <w:rPr>
                <w:rFonts w:ascii="Arial Narrow" w:hAnsi="Arial Narrow"/>
                <w:color w:val="0000FF"/>
                <w:lang w:val="pt-BR"/>
              </w:rPr>
              <w:t>6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73C97" w:rsidRPr="00875148" w:rsidRDefault="00E73C97" w:rsidP="00D64C8E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Complementação d</w:t>
            </w:r>
            <w:r w:rsidR="00D64C8E">
              <w:rPr>
                <w:rFonts w:ascii="Arial Narrow" w:hAnsi="Arial Narrow"/>
                <w:color w:val="0000FF"/>
                <w:lang w:val="pt-BR"/>
              </w:rPr>
              <w:t>e campos</w:t>
            </w:r>
            <w:r>
              <w:rPr>
                <w:rFonts w:ascii="Arial Narrow" w:hAnsi="Arial Narrow"/>
                <w:color w:val="0000FF"/>
                <w:lang w:val="pt-BR"/>
              </w:rPr>
              <w:t xml:space="preserve"> e </w:t>
            </w:r>
            <w:r w:rsidR="00C31DBB">
              <w:rPr>
                <w:rFonts w:ascii="Arial Narrow" w:hAnsi="Arial Narrow"/>
                <w:color w:val="0000FF"/>
                <w:lang w:val="pt-BR"/>
              </w:rPr>
              <w:t>protótipo</w:t>
            </w:r>
            <w:r>
              <w:rPr>
                <w:rFonts w:ascii="Arial Narrow" w:hAnsi="Arial Narrow"/>
                <w:color w:val="0000FF"/>
                <w:lang w:val="pt-BR"/>
              </w:rPr>
              <w:t>.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73C97" w:rsidRPr="00875148" w:rsidRDefault="00E73C97" w:rsidP="00C31DBB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Francivaldo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73C97" w:rsidRPr="00401D76" w:rsidRDefault="00E73C97" w:rsidP="00C31DBB">
            <w:pPr>
              <w:pStyle w:val="Tabletext"/>
              <w:rPr>
                <w:rFonts w:ascii="Arial Narrow" w:hAnsi="Arial Narrow"/>
                <w:color w:val="0000FF"/>
              </w:rPr>
            </w:pPr>
            <w:r>
              <w:rPr>
                <w:rFonts w:ascii="Arial Narrow" w:hAnsi="Arial Narrow"/>
                <w:color w:val="0000FF"/>
              </w:rPr>
              <w:t>TI-DGB</w:t>
            </w:r>
          </w:p>
        </w:tc>
      </w:tr>
      <w:tr w:rsidR="00BE307B" w:rsidRPr="00401D76" w:rsidTr="00BE307B"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307B" w:rsidRPr="00875148" w:rsidRDefault="00BE307B" w:rsidP="00BE307B">
            <w:pPr>
              <w:pStyle w:val="Tabletext"/>
              <w:jc w:val="center"/>
              <w:rPr>
                <w:rFonts w:ascii="Arial Narrow" w:hAnsi="Arial Narrow"/>
                <w:color w:val="0000FF"/>
                <w:lang w:val="es-ES_tradnl"/>
              </w:rPr>
            </w:pPr>
            <w:r>
              <w:rPr>
                <w:rFonts w:ascii="Arial Narrow" w:hAnsi="Arial Narrow"/>
                <w:color w:val="0000FF"/>
                <w:lang w:val="es-ES_tradnl"/>
              </w:rPr>
              <w:t>10/05/2012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307B" w:rsidRPr="00875148" w:rsidRDefault="00BE307B" w:rsidP="00C31DBB">
            <w:pPr>
              <w:pStyle w:val="Tabletext"/>
              <w:jc w:val="center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1.6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307B" w:rsidRPr="00875148" w:rsidRDefault="00BE307B" w:rsidP="00C31DBB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 xml:space="preserve">Complementação de campos e </w:t>
            </w:r>
            <w:r w:rsidR="006F376A">
              <w:rPr>
                <w:rFonts w:ascii="Arial Narrow" w:hAnsi="Arial Narrow"/>
                <w:color w:val="0000FF"/>
                <w:lang w:val="pt-BR"/>
              </w:rPr>
              <w:t>protótipo</w:t>
            </w:r>
            <w:r>
              <w:rPr>
                <w:rFonts w:ascii="Arial Narrow" w:hAnsi="Arial Narrow"/>
                <w:color w:val="0000FF"/>
                <w:lang w:val="pt-BR"/>
              </w:rPr>
              <w:t>.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307B" w:rsidRPr="00875148" w:rsidRDefault="00BE307B" w:rsidP="00C31DBB">
            <w:pPr>
              <w:pStyle w:val="Tabletext"/>
              <w:rPr>
                <w:rFonts w:ascii="Arial Narrow" w:hAnsi="Arial Narrow"/>
                <w:color w:val="0000FF"/>
                <w:lang w:val="pt-BR"/>
              </w:rPr>
            </w:pPr>
            <w:r>
              <w:rPr>
                <w:rFonts w:ascii="Arial Narrow" w:hAnsi="Arial Narrow"/>
                <w:color w:val="0000FF"/>
                <w:lang w:val="pt-BR"/>
              </w:rPr>
              <w:t>Francivaldo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307B" w:rsidRPr="00401D76" w:rsidRDefault="00BE307B" w:rsidP="00C31DBB">
            <w:pPr>
              <w:pStyle w:val="Tabletext"/>
              <w:rPr>
                <w:rFonts w:ascii="Arial Narrow" w:hAnsi="Arial Narrow"/>
                <w:color w:val="0000FF"/>
              </w:rPr>
            </w:pPr>
            <w:r>
              <w:rPr>
                <w:rFonts w:ascii="Arial Narrow" w:hAnsi="Arial Narrow"/>
                <w:color w:val="0000FF"/>
              </w:rPr>
              <w:t>TI-DGB</w:t>
            </w:r>
          </w:p>
        </w:tc>
      </w:tr>
    </w:tbl>
    <w:p w:rsidR="00DD7C0F" w:rsidRDefault="00DD7C0F">
      <w:pPr>
        <w:rPr>
          <w:rFonts w:ascii="Arial Narrow" w:hAnsi="Arial Narrow"/>
          <w:b/>
          <w:color w:val="000080"/>
          <w:sz w:val="28"/>
        </w:rPr>
      </w:pPr>
      <w:r>
        <w:rPr>
          <w:rFonts w:ascii="Arial Narrow" w:hAnsi="Arial Narrow"/>
        </w:rPr>
        <w:br w:type="page"/>
      </w:r>
    </w:p>
    <w:p w:rsidR="00DD7C0F" w:rsidRPr="00875148" w:rsidRDefault="00DD7C0F">
      <w:pPr>
        <w:pStyle w:val="StyleHeading"/>
        <w:pBdr>
          <w:bottom w:val="single" w:sz="30" w:space="0" w:color="000080"/>
        </w:pBdr>
        <w:tabs>
          <w:tab w:val="clear" w:pos="720"/>
          <w:tab w:val="clear" w:pos="1080"/>
        </w:tabs>
        <w:jc w:val="both"/>
        <w:rPr>
          <w:rFonts w:ascii="Arial Narrow" w:hAnsi="Arial Narrow"/>
        </w:rPr>
      </w:pPr>
      <w:r w:rsidRPr="00875148">
        <w:rPr>
          <w:rFonts w:ascii="Arial Narrow" w:hAnsi="Arial Narrow"/>
        </w:rPr>
        <w:lastRenderedPageBreak/>
        <w:t>INFORMAÇÕES DA EMS</w:t>
      </w:r>
      <w:r w:rsidRPr="00875148">
        <w:rPr>
          <w:rFonts w:ascii="Arial Narrow" w:hAnsi="Arial Narrow"/>
          <w:sz w:val="20"/>
        </w:rPr>
        <w:t>*</w:t>
      </w:r>
    </w:p>
    <w:p w:rsidR="00DD7C0F" w:rsidRPr="00875148" w:rsidRDefault="00DD7C0F">
      <w:pPr>
        <w:pStyle w:val="Ttulo2"/>
        <w:numPr>
          <w:ilvl w:val="0"/>
          <w:numId w:val="0"/>
        </w:numPr>
        <w:rPr>
          <w:rFonts w:ascii="Arial Narrow" w:hAnsi="Arial Narrow"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4889"/>
        <w:gridCol w:w="4889"/>
      </w:tblGrid>
      <w:tr w:rsidR="00DD7C0F" w:rsidRPr="00875148">
        <w:trPr>
          <w:cantSplit/>
          <w:trHeight w:val="236"/>
        </w:trPr>
        <w:tc>
          <w:tcPr>
            <w:tcW w:w="4889" w:type="dxa"/>
            <w:vMerge w:val="restart"/>
          </w:tcPr>
          <w:p w:rsidR="00DD7C0F" w:rsidRPr="00875148" w:rsidRDefault="00DD7C0F" w:rsidP="00AE290D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b/>
              </w:rPr>
              <w:t>No. doBacklog:</w:t>
            </w:r>
          </w:p>
        </w:tc>
        <w:tc>
          <w:tcPr>
            <w:tcW w:w="4889" w:type="dxa"/>
          </w:tcPr>
          <w:p w:rsidR="00DD7C0F" w:rsidRPr="00875148" w:rsidRDefault="00C31DBB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b/>
              </w:rPr>
              <w:t>Fornecedor:</w:t>
            </w:r>
            <w:r>
              <w:rPr>
                <w:rFonts w:ascii="Arial Narrow" w:hAnsi="Arial Narrow"/>
                <w:b/>
              </w:rPr>
              <w:t xml:space="preserve"> TI-DGB</w:t>
            </w:r>
          </w:p>
        </w:tc>
      </w:tr>
      <w:tr w:rsidR="00DD7C0F" w:rsidRPr="00875148">
        <w:trPr>
          <w:cantSplit/>
          <w:trHeight w:val="235"/>
        </w:trPr>
        <w:tc>
          <w:tcPr>
            <w:tcW w:w="4889" w:type="dxa"/>
            <w:vMerge/>
          </w:tcPr>
          <w:p w:rsidR="00DD7C0F" w:rsidRPr="00875148" w:rsidRDefault="00DD7C0F">
            <w:pPr>
              <w:rPr>
                <w:rFonts w:ascii="Arial Narrow" w:hAnsi="Arial Narrow"/>
                <w:b/>
              </w:rPr>
            </w:pPr>
          </w:p>
        </w:tc>
        <w:tc>
          <w:tcPr>
            <w:tcW w:w="4889" w:type="dxa"/>
          </w:tcPr>
          <w:p w:rsidR="00DD7C0F" w:rsidRPr="00875148" w:rsidRDefault="00DD7C0F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Executor:</w:t>
            </w:r>
          </w:p>
        </w:tc>
      </w:tr>
      <w:tr w:rsidR="00DD7C0F" w:rsidRPr="00875148">
        <w:tc>
          <w:tcPr>
            <w:tcW w:w="4889" w:type="dxa"/>
          </w:tcPr>
          <w:p w:rsidR="00DD7C0F" w:rsidRPr="00875148" w:rsidRDefault="00DD7C0F" w:rsidP="00954189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b/>
              </w:rPr>
              <w:t xml:space="preserve">Analista </w:t>
            </w:r>
            <w:r w:rsidR="00C31DBB" w:rsidRPr="00875148">
              <w:rPr>
                <w:rFonts w:ascii="Arial Narrow" w:hAnsi="Arial Narrow"/>
                <w:b/>
              </w:rPr>
              <w:t>Abril:</w:t>
            </w:r>
            <w:r w:rsidR="00C31DBB">
              <w:rPr>
                <w:rFonts w:ascii="Arial Narrow" w:hAnsi="Arial Narrow"/>
                <w:color w:val="0000FF"/>
              </w:rPr>
              <w:t xml:space="preserve"> Eduardo</w:t>
            </w:r>
            <w:r>
              <w:rPr>
                <w:rFonts w:ascii="Arial Narrow" w:hAnsi="Arial Narrow"/>
                <w:color w:val="0000FF"/>
              </w:rPr>
              <w:t xml:space="preserve"> Castro</w:t>
            </w:r>
          </w:p>
        </w:tc>
        <w:tc>
          <w:tcPr>
            <w:tcW w:w="4889" w:type="dxa"/>
          </w:tcPr>
          <w:p w:rsidR="00DD7C0F" w:rsidRPr="00875148" w:rsidRDefault="00C31DBB">
            <w:pPr>
              <w:pStyle w:val="Cabealho"/>
              <w:tabs>
                <w:tab w:val="clear" w:pos="4320"/>
                <w:tab w:val="clear" w:pos="8640"/>
              </w:tabs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b/>
              </w:rPr>
              <w:t>Área:</w:t>
            </w:r>
            <w:r>
              <w:rPr>
                <w:rFonts w:ascii="Arial Narrow" w:hAnsi="Arial Narrow"/>
              </w:rPr>
              <w:t xml:space="preserve"> Agência</w:t>
            </w:r>
          </w:p>
        </w:tc>
      </w:tr>
    </w:tbl>
    <w:p w:rsidR="00DD7C0F" w:rsidRPr="00875148" w:rsidRDefault="00DD7C0F">
      <w:pPr>
        <w:rPr>
          <w:rFonts w:ascii="Arial Narrow" w:hAnsi="Arial Narrow"/>
        </w:rPr>
      </w:pPr>
    </w:p>
    <w:p w:rsidR="00DD7C0F" w:rsidRPr="00875148" w:rsidRDefault="00DD7C0F">
      <w:pPr>
        <w:pStyle w:val="StyleHeading"/>
        <w:pBdr>
          <w:bottom w:val="single" w:sz="30" w:space="0" w:color="000080"/>
        </w:pBdr>
        <w:tabs>
          <w:tab w:val="clear" w:pos="720"/>
          <w:tab w:val="clear" w:pos="1080"/>
        </w:tabs>
        <w:jc w:val="both"/>
        <w:rPr>
          <w:rFonts w:ascii="Arial Narrow" w:hAnsi="Arial Narrow"/>
        </w:rPr>
      </w:pPr>
      <w:bookmarkStart w:id="2" w:name="_Toc370695248"/>
      <w:bookmarkStart w:id="3" w:name="_Toc370696875"/>
      <w:bookmarkStart w:id="4" w:name="_Toc370697211"/>
      <w:bookmarkStart w:id="5" w:name="_Toc383848215"/>
      <w:bookmarkStart w:id="6" w:name="_Toc383848339"/>
      <w:bookmarkStart w:id="7" w:name="_Toc383950102"/>
      <w:bookmarkStart w:id="8" w:name="_Toc384540445"/>
      <w:bookmarkStart w:id="9" w:name="_Toc385229727"/>
      <w:bookmarkStart w:id="10" w:name="_Toc385230063"/>
      <w:bookmarkStart w:id="11" w:name="_Toc51473124"/>
      <w:r w:rsidRPr="00875148">
        <w:rPr>
          <w:rFonts w:ascii="Arial Narrow" w:hAnsi="Arial Narrow"/>
        </w:rPr>
        <w:t>ESCOPO</w:t>
      </w:r>
      <w:r w:rsidRPr="00875148">
        <w:rPr>
          <w:rStyle w:val="Refdenotaderodap"/>
          <w:rFonts w:ascii="Arial Narrow" w:hAnsi="Arial Narrow"/>
        </w:rPr>
        <w:footnoteReference w:customMarkFollows="1" w:id="1"/>
        <w:t>*</w:t>
      </w:r>
    </w:p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p w:rsidR="00DD7C0F" w:rsidRPr="00875148" w:rsidRDefault="00DD7C0F">
      <w:pPr>
        <w:rPr>
          <w:rFonts w:ascii="Arial Narrow" w:hAnsi="Arial Narrow"/>
        </w:rPr>
      </w:pPr>
    </w:p>
    <w:tbl>
      <w:tblPr>
        <w:tblW w:w="0" w:type="auto"/>
        <w:tblBorders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779"/>
      </w:tblGrid>
      <w:tr w:rsidR="00DD7C0F" w:rsidRPr="00875148">
        <w:tc>
          <w:tcPr>
            <w:tcW w:w="9779" w:type="dxa"/>
          </w:tcPr>
          <w:p w:rsidR="00DD7C0F" w:rsidRPr="00875148" w:rsidRDefault="00DD7C0F">
            <w:pPr>
              <w:pStyle w:val="Ttulo2"/>
              <w:numPr>
                <w:ilvl w:val="0"/>
                <w:numId w:val="2"/>
              </w:numPr>
              <w:rPr>
                <w:rFonts w:ascii="Arial Narrow" w:hAnsi="Arial Narrow"/>
                <w:sz w:val="20"/>
              </w:rPr>
            </w:pPr>
            <w:r w:rsidRPr="00875148">
              <w:rPr>
                <w:rFonts w:ascii="Arial Narrow" w:hAnsi="Arial Narrow"/>
                <w:sz w:val="20"/>
              </w:rPr>
              <w:t>Descrição e Objetivo da Manutenção:</w:t>
            </w:r>
          </w:p>
          <w:p w:rsidR="00DD7C0F" w:rsidRPr="00D90C24" w:rsidRDefault="00BA6F4D" w:rsidP="001C5FEE">
            <w:pPr>
              <w:ind w:left="360"/>
              <w:rPr>
                <w:rFonts w:ascii="Arial Narrow" w:hAnsi="Arial Narrow" w:cs="Arial"/>
                <w:color w:val="002060"/>
                <w:sz w:val="22"/>
                <w:szCs w:val="22"/>
              </w:rPr>
            </w:pPr>
            <w:r>
              <w:rPr>
                <w:rFonts w:ascii="Arial Narrow" w:hAnsi="Arial Narrow" w:cs="Arial"/>
                <w:color w:val="002060"/>
                <w:sz w:val="22"/>
                <w:szCs w:val="22"/>
              </w:rPr>
              <w:t xml:space="preserve">Tela responsável pelo cadastro de </w:t>
            </w:r>
            <w:r w:rsidR="001C5FEE">
              <w:rPr>
                <w:rFonts w:ascii="Arial Narrow" w:hAnsi="Arial Narrow" w:cs="Arial"/>
                <w:color w:val="002060"/>
                <w:sz w:val="22"/>
                <w:szCs w:val="22"/>
              </w:rPr>
              <w:t>informações financeiras</w:t>
            </w:r>
            <w:r w:rsidR="00E22DEA">
              <w:rPr>
                <w:rFonts w:ascii="Arial Narrow" w:hAnsi="Arial Narrow" w:cs="Arial"/>
                <w:color w:val="002060"/>
                <w:sz w:val="22"/>
                <w:szCs w:val="22"/>
              </w:rPr>
              <w:t xml:space="preserve"> de </w:t>
            </w:r>
            <w:r w:rsidR="00E62DD3">
              <w:rPr>
                <w:rFonts w:ascii="Arial Narrow" w:hAnsi="Arial Narrow" w:cs="Arial"/>
                <w:color w:val="002060"/>
                <w:sz w:val="22"/>
                <w:szCs w:val="22"/>
              </w:rPr>
              <w:t xml:space="preserve">uma </w:t>
            </w:r>
            <w:r w:rsidR="001C5FEE">
              <w:rPr>
                <w:rFonts w:ascii="Arial Narrow" w:hAnsi="Arial Narrow" w:cs="Arial"/>
                <w:color w:val="002060"/>
                <w:sz w:val="22"/>
                <w:szCs w:val="22"/>
              </w:rPr>
              <w:t>Cota</w:t>
            </w:r>
            <w:r w:rsidR="00C56C25">
              <w:rPr>
                <w:rFonts w:ascii="Arial Narrow" w:hAnsi="Arial Narrow" w:cs="Arial"/>
                <w:color w:val="002060"/>
                <w:sz w:val="22"/>
                <w:szCs w:val="22"/>
              </w:rPr>
              <w:t xml:space="preserve"> </w:t>
            </w:r>
            <w:r w:rsidR="00841058">
              <w:rPr>
                <w:rFonts w:ascii="Arial Narrow" w:hAnsi="Arial Narrow" w:cs="Arial"/>
                <w:color w:val="002060"/>
                <w:sz w:val="22"/>
                <w:szCs w:val="22"/>
              </w:rPr>
              <w:t xml:space="preserve">do tipo </w:t>
            </w:r>
            <w:r w:rsidR="00CC76AD">
              <w:rPr>
                <w:rFonts w:ascii="Arial Narrow" w:hAnsi="Arial Narrow" w:cs="Arial"/>
                <w:color w:val="002060"/>
                <w:sz w:val="22"/>
                <w:szCs w:val="22"/>
              </w:rPr>
              <w:t>física</w:t>
            </w:r>
            <w:r w:rsidR="00756C36">
              <w:rPr>
                <w:rFonts w:ascii="Arial Narrow" w:hAnsi="Arial Narrow" w:cs="Arial"/>
                <w:color w:val="002060"/>
                <w:sz w:val="22"/>
                <w:szCs w:val="22"/>
              </w:rPr>
              <w:t xml:space="preserve"> ou jurídica </w:t>
            </w:r>
            <w:r w:rsidR="00E22DEA">
              <w:rPr>
                <w:rFonts w:ascii="Arial Narrow" w:hAnsi="Arial Narrow" w:cs="Arial"/>
                <w:color w:val="002060"/>
                <w:sz w:val="22"/>
                <w:szCs w:val="22"/>
              </w:rPr>
              <w:t>cadastrada</w:t>
            </w:r>
            <w:r w:rsidR="00B83663">
              <w:rPr>
                <w:rFonts w:ascii="Arial Narrow" w:hAnsi="Arial Narrow" w:cs="Arial"/>
                <w:color w:val="002060"/>
                <w:sz w:val="22"/>
                <w:szCs w:val="22"/>
              </w:rPr>
              <w:t>.</w:t>
            </w:r>
          </w:p>
        </w:tc>
      </w:tr>
      <w:tr w:rsidR="00DD7C0F" w:rsidRPr="00875148">
        <w:tc>
          <w:tcPr>
            <w:tcW w:w="9779" w:type="dxa"/>
          </w:tcPr>
          <w:p w:rsidR="00DD7C0F" w:rsidRPr="00875148" w:rsidRDefault="00DD7C0F" w:rsidP="003A29F1">
            <w:pPr>
              <w:rPr>
                <w:rFonts w:ascii="Arial Narrow" w:hAnsi="Arial Narrow"/>
              </w:rPr>
            </w:pPr>
          </w:p>
        </w:tc>
      </w:tr>
    </w:tbl>
    <w:p w:rsidR="00DD7C0F" w:rsidRPr="00875148" w:rsidRDefault="00DD7C0F">
      <w:pPr>
        <w:pStyle w:val="StyleHeading"/>
        <w:pBdr>
          <w:bottom w:val="single" w:sz="30" w:space="0" w:color="000080"/>
        </w:pBdr>
        <w:tabs>
          <w:tab w:val="clear" w:pos="720"/>
          <w:tab w:val="clear" w:pos="1080"/>
        </w:tabs>
        <w:jc w:val="both"/>
        <w:rPr>
          <w:rFonts w:ascii="Arial Narrow" w:hAnsi="Arial Narrow"/>
        </w:rPr>
      </w:pPr>
      <w:r w:rsidRPr="00875148">
        <w:rPr>
          <w:rFonts w:ascii="Arial Narrow" w:hAnsi="Arial Narrow"/>
        </w:rPr>
        <w:t>ESPECIFICAÇÃO FUNCIONAL</w:t>
      </w:r>
      <w:r w:rsidRPr="00875148">
        <w:rPr>
          <w:rStyle w:val="Refdenotaderodap"/>
          <w:rFonts w:ascii="Arial Narrow" w:hAnsi="Arial Narrow"/>
        </w:rPr>
        <w:footnoteReference w:customMarkFollows="1" w:id="2"/>
        <w:t>*</w:t>
      </w:r>
    </w:p>
    <w:p w:rsidR="00DD7C0F" w:rsidRPr="00875148" w:rsidRDefault="00DD7C0F">
      <w:pPr>
        <w:rPr>
          <w:rFonts w:ascii="Arial Narrow" w:hAnsi="Arial Narrow"/>
        </w:rPr>
      </w:pPr>
    </w:p>
    <w:p w:rsidR="00DD7C0F" w:rsidRPr="00875148" w:rsidRDefault="00DD7C0F">
      <w:pPr>
        <w:pStyle w:val="Ttulo2"/>
        <w:numPr>
          <w:ilvl w:val="0"/>
          <w:numId w:val="2"/>
        </w:numPr>
        <w:rPr>
          <w:rFonts w:ascii="Arial Narrow" w:hAnsi="Arial Narrow"/>
          <w:sz w:val="20"/>
        </w:rPr>
      </w:pPr>
      <w:bookmarkStart w:id="12" w:name="_Toc456660582"/>
      <w:bookmarkEnd w:id="0"/>
      <w:bookmarkEnd w:id="1"/>
      <w:r w:rsidRPr="00875148">
        <w:rPr>
          <w:rFonts w:ascii="Arial Narrow" w:hAnsi="Arial Narrow"/>
          <w:sz w:val="20"/>
        </w:rPr>
        <w:t>Regras de Negócio envolvidas na Manutenção</w:t>
      </w:r>
    </w:p>
    <w:p w:rsidR="00E95CF1" w:rsidRDefault="00E95CF1" w:rsidP="00E9572F">
      <w:pPr>
        <w:ind w:left="360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>A t</w:t>
      </w:r>
      <w:r w:rsidR="002F180A">
        <w:rPr>
          <w:rFonts w:ascii="Arial Narrow" w:hAnsi="Arial Narrow" w:cs="Arial"/>
          <w:color w:val="002060"/>
          <w:sz w:val="22"/>
          <w:szCs w:val="22"/>
        </w:rPr>
        <w:t xml:space="preserve">ela permitirá </w:t>
      </w:r>
      <w:r w:rsidR="00BE6B50">
        <w:rPr>
          <w:rFonts w:ascii="Arial Narrow" w:hAnsi="Arial Narrow" w:cs="Arial"/>
          <w:color w:val="002060"/>
          <w:sz w:val="22"/>
          <w:szCs w:val="22"/>
        </w:rPr>
        <w:t>cadastro e consulta</w:t>
      </w:r>
      <w:r w:rsidR="009C0FAD">
        <w:rPr>
          <w:rFonts w:ascii="Arial Narrow" w:hAnsi="Arial Narrow" w:cs="Arial"/>
          <w:color w:val="002060"/>
          <w:sz w:val="22"/>
          <w:szCs w:val="22"/>
        </w:rPr>
        <w:t xml:space="preserve"> dos parâmetros financeiros de uma Cota especifica</w:t>
      </w:r>
      <w:r w:rsidR="002F180A">
        <w:rPr>
          <w:rFonts w:ascii="Arial Narrow" w:hAnsi="Arial Narrow" w:cs="Arial"/>
          <w:color w:val="002060"/>
          <w:sz w:val="22"/>
          <w:szCs w:val="22"/>
        </w:rPr>
        <w:t>.</w:t>
      </w:r>
    </w:p>
    <w:p w:rsidR="008A320F" w:rsidRDefault="008A320F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</w:p>
    <w:p w:rsidR="00E22DEA" w:rsidRDefault="009C0FAD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>A partir do cadastro de uma</w:t>
      </w:r>
      <w:r w:rsidR="00E22DEA">
        <w:rPr>
          <w:rFonts w:ascii="Arial Narrow" w:hAnsi="Arial Narrow" w:cs="Arial"/>
          <w:color w:val="002060"/>
          <w:sz w:val="22"/>
          <w:szCs w:val="22"/>
        </w:rPr>
        <w:t xml:space="preserve"> </w:t>
      </w:r>
      <w:r w:rsidR="00756C36">
        <w:rPr>
          <w:rFonts w:ascii="Arial Narrow" w:hAnsi="Arial Narrow" w:cs="Arial"/>
          <w:color w:val="002060"/>
          <w:sz w:val="22"/>
          <w:szCs w:val="22"/>
        </w:rPr>
        <w:t>Cota</w:t>
      </w:r>
      <w:r w:rsidR="00E22DEA">
        <w:rPr>
          <w:rFonts w:ascii="Arial Narrow" w:hAnsi="Arial Narrow" w:cs="Arial"/>
          <w:color w:val="002060"/>
          <w:sz w:val="22"/>
          <w:szCs w:val="22"/>
        </w:rPr>
        <w:t xml:space="preserve"> </w:t>
      </w:r>
      <w:r>
        <w:rPr>
          <w:rFonts w:ascii="Arial Narrow" w:hAnsi="Arial Narrow" w:cs="Arial"/>
          <w:color w:val="002060"/>
          <w:sz w:val="22"/>
          <w:szCs w:val="22"/>
        </w:rPr>
        <w:t xml:space="preserve">teremos a opção de incluir os parâmetros </w:t>
      </w:r>
      <w:r w:rsidR="00401D76">
        <w:rPr>
          <w:rFonts w:ascii="Arial Narrow" w:hAnsi="Arial Narrow" w:cs="Arial"/>
          <w:color w:val="002060"/>
          <w:sz w:val="22"/>
          <w:szCs w:val="22"/>
        </w:rPr>
        <w:t>financeiros dessa Cota</w:t>
      </w:r>
      <w:r w:rsidR="00261245">
        <w:rPr>
          <w:rFonts w:ascii="Arial Narrow" w:hAnsi="Arial Narrow" w:cs="Arial"/>
          <w:color w:val="002060"/>
          <w:sz w:val="22"/>
          <w:szCs w:val="22"/>
        </w:rPr>
        <w:t>.</w:t>
      </w:r>
    </w:p>
    <w:p w:rsidR="008A320F" w:rsidRDefault="008A320F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</w:p>
    <w:p w:rsidR="00FF320F" w:rsidRDefault="00FF320F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 xml:space="preserve">Ao selecionar Financeiro no cadastro de </w:t>
      </w:r>
      <w:r w:rsidR="007C438D">
        <w:rPr>
          <w:rFonts w:ascii="Arial Narrow" w:hAnsi="Arial Narrow" w:cs="Arial"/>
          <w:color w:val="002060"/>
          <w:sz w:val="22"/>
          <w:szCs w:val="22"/>
        </w:rPr>
        <w:t>Cota</w:t>
      </w:r>
      <w:r>
        <w:rPr>
          <w:rFonts w:ascii="Arial Narrow" w:hAnsi="Arial Narrow" w:cs="Arial"/>
          <w:color w:val="002060"/>
          <w:sz w:val="22"/>
          <w:szCs w:val="22"/>
        </w:rPr>
        <w:t xml:space="preserve"> será exibida a tela de inform</w:t>
      </w:r>
      <w:r w:rsidR="00EF6951">
        <w:rPr>
          <w:rFonts w:ascii="Arial Narrow" w:hAnsi="Arial Narrow" w:cs="Arial"/>
          <w:color w:val="002060"/>
          <w:sz w:val="22"/>
          <w:szCs w:val="22"/>
        </w:rPr>
        <w:t>ações de cobrança da</w:t>
      </w:r>
      <w:r w:rsidR="007C438D">
        <w:rPr>
          <w:rFonts w:ascii="Arial Narrow" w:hAnsi="Arial Narrow" w:cs="Arial"/>
          <w:color w:val="002060"/>
          <w:sz w:val="22"/>
          <w:szCs w:val="22"/>
        </w:rPr>
        <w:t xml:space="preserve"> </w:t>
      </w:r>
      <w:r w:rsidR="00EF6951">
        <w:rPr>
          <w:rFonts w:ascii="Arial Narrow" w:hAnsi="Arial Narrow" w:cs="Arial"/>
          <w:color w:val="002060"/>
          <w:sz w:val="22"/>
          <w:szCs w:val="22"/>
        </w:rPr>
        <w:t>Cota</w:t>
      </w:r>
      <w:r w:rsidR="007C438D">
        <w:rPr>
          <w:rFonts w:ascii="Arial Narrow" w:hAnsi="Arial Narrow" w:cs="Arial"/>
          <w:color w:val="002060"/>
          <w:sz w:val="22"/>
          <w:szCs w:val="22"/>
        </w:rPr>
        <w:t xml:space="preserve"> para inclusão ou alteração.</w:t>
      </w:r>
    </w:p>
    <w:p w:rsidR="00C43A1F" w:rsidRDefault="00C43A1F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</w:p>
    <w:p w:rsidR="009907E5" w:rsidRDefault="002D2452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>Se houver necessidade de mudar a forma de recebimento, as informações de dados bancários não serão preservados em termos históricos.</w:t>
      </w:r>
    </w:p>
    <w:p w:rsidR="00962CB6" w:rsidRDefault="00962CB6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</w:p>
    <w:p w:rsidR="00391973" w:rsidRDefault="00391973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>Para composição do contrato de prestação de serviços as informações serão obtidas:</w:t>
      </w:r>
    </w:p>
    <w:p w:rsidR="00E24FB6" w:rsidRDefault="00391973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 xml:space="preserve">- </w:t>
      </w:r>
      <w:r w:rsidR="00720AD7">
        <w:rPr>
          <w:rFonts w:ascii="Arial Narrow" w:hAnsi="Arial Narrow" w:cs="Arial"/>
          <w:color w:val="002060"/>
          <w:sz w:val="22"/>
          <w:szCs w:val="22"/>
        </w:rPr>
        <w:t>C</w:t>
      </w:r>
      <w:r>
        <w:rPr>
          <w:rFonts w:ascii="Arial Narrow" w:hAnsi="Arial Narrow" w:cs="Arial"/>
          <w:color w:val="002060"/>
          <w:sz w:val="22"/>
          <w:szCs w:val="22"/>
        </w:rPr>
        <w:t>ontratante será obtida do cadastro da distribuidora.</w:t>
      </w:r>
    </w:p>
    <w:p w:rsidR="00391973" w:rsidRDefault="00391973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>- Contratada será obtida do cadastro atual em que estiver no momento da solicitação de impressão.</w:t>
      </w:r>
    </w:p>
    <w:p w:rsidR="00391973" w:rsidRDefault="00391973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 xml:space="preserve">- </w:t>
      </w:r>
      <w:r w:rsidR="00C31DBB">
        <w:rPr>
          <w:rFonts w:ascii="Arial Narrow" w:hAnsi="Arial Narrow" w:cs="Arial"/>
          <w:color w:val="002060"/>
          <w:sz w:val="22"/>
          <w:szCs w:val="22"/>
        </w:rPr>
        <w:t>Condição da contratação será</w:t>
      </w:r>
      <w:r w:rsidR="00720AD7">
        <w:rPr>
          <w:rFonts w:ascii="Arial Narrow" w:hAnsi="Arial Narrow" w:cs="Arial"/>
          <w:color w:val="002060"/>
          <w:sz w:val="22"/>
          <w:szCs w:val="22"/>
        </w:rPr>
        <w:t xml:space="preserve"> </w:t>
      </w:r>
      <w:r w:rsidR="00C31DBB">
        <w:rPr>
          <w:rFonts w:ascii="Arial Narrow" w:hAnsi="Arial Narrow" w:cs="Arial"/>
          <w:color w:val="002060"/>
          <w:sz w:val="22"/>
          <w:szCs w:val="22"/>
        </w:rPr>
        <w:t>obtida</w:t>
      </w:r>
      <w:r w:rsidR="00720AD7">
        <w:rPr>
          <w:rFonts w:ascii="Arial Narrow" w:hAnsi="Arial Narrow" w:cs="Arial"/>
          <w:color w:val="002060"/>
          <w:sz w:val="22"/>
          <w:szCs w:val="22"/>
        </w:rPr>
        <w:t xml:space="preserve"> no parâmetro do distribuidor.</w:t>
      </w:r>
    </w:p>
    <w:p w:rsidR="00661648" w:rsidRDefault="00661648" w:rsidP="00E22DEA">
      <w:pPr>
        <w:ind w:left="360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>- Prazo, Inicio e T</w:t>
      </w:r>
      <w:r w:rsidR="00B734BA">
        <w:rPr>
          <w:rFonts w:ascii="Arial Narrow" w:hAnsi="Arial Narrow" w:cs="Arial"/>
          <w:color w:val="002060"/>
          <w:sz w:val="22"/>
          <w:szCs w:val="22"/>
        </w:rPr>
        <w:t>é</w:t>
      </w:r>
      <w:r>
        <w:rPr>
          <w:rFonts w:ascii="Arial Narrow" w:hAnsi="Arial Narrow" w:cs="Arial"/>
          <w:color w:val="002060"/>
          <w:sz w:val="22"/>
          <w:szCs w:val="22"/>
        </w:rPr>
        <w:t xml:space="preserve">rmino e Aviso Prévio para </w:t>
      </w:r>
      <w:r w:rsidR="00C31DBB">
        <w:rPr>
          <w:rFonts w:ascii="Arial Narrow" w:hAnsi="Arial Narrow" w:cs="Arial"/>
          <w:color w:val="002060"/>
          <w:sz w:val="22"/>
          <w:szCs w:val="22"/>
        </w:rPr>
        <w:t>Rescisão</w:t>
      </w:r>
      <w:r>
        <w:rPr>
          <w:rFonts w:ascii="Arial Narrow" w:hAnsi="Arial Narrow" w:cs="Arial"/>
          <w:color w:val="002060"/>
          <w:sz w:val="22"/>
          <w:szCs w:val="22"/>
        </w:rPr>
        <w:t xml:space="preserve"> serão parâmetro do distribuidor.</w:t>
      </w:r>
    </w:p>
    <w:p w:rsidR="008A320F" w:rsidRDefault="008A320F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</w:p>
    <w:p w:rsidR="00720AD7" w:rsidRDefault="00720AD7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 xml:space="preserve">Haverá a possiblidade de complementação do contrato através de </w:t>
      </w:r>
      <w:r w:rsidR="00AA250B">
        <w:rPr>
          <w:rFonts w:ascii="Arial Narrow" w:hAnsi="Arial Narrow" w:cs="Arial"/>
          <w:color w:val="002060"/>
          <w:sz w:val="22"/>
          <w:szCs w:val="22"/>
        </w:rPr>
        <w:t>um campo texto que estará</w:t>
      </w:r>
      <w:r>
        <w:rPr>
          <w:rFonts w:ascii="Arial Narrow" w:hAnsi="Arial Narrow" w:cs="Arial"/>
          <w:color w:val="002060"/>
          <w:sz w:val="22"/>
          <w:szCs w:val="22"/>
        </w:rPr>
        <w:t xml:space="preserve"> parâmetro do distribuidor</w:t>
      </w:r>
      <w:r w:rsidR="009B31FD">
        <w:rPr>
          <w:rFonts w:ascii="Arial Narrow" w:hAnsi="Arial Narrow" w:cs="Arial"/>
          <w:color w:val="002060"/>
          <w:sz w:val="22"/>
          <w:szCs w:val="22"/>
        </w:rPr>
        <w:t>.</w:t>
      </w:r>
      <w:r w:rsidR="00F653DD">
        <w:rPr>
          <w:rFonts w:ascii="Arial Narrow" w:hAnsi="Arial Narrow" w:cs="Arial"/>
          <w:color w:val="002060"/>
          <w:sz w:val="22"/>
          <w:szCs w:val="22"/>
        </w:rPr>
        <w:t xml:space="preserve"> </w:t>
      </w:r>
      <w:r w:rsidR="006F376A" w:rsidRPr="00F653DD">
        <w:rPr>
          <w:rFonts w:ascii="Arial Narrow" w:hAnsi="Arial Narrow" w:cs="Arial"/>
          <w:color w:val="002060"/>
          <w:sz w:val="22"/>
          <w:szCs w:val="22"/>
          <w:highlight w:val="yellow"/>
        </w:rPr>
        <w:t xml:space="preserve">Assim como, o sistema deverá informar como default a data de </w:t>
      </w:r>
      <w:r w:rsidR="006F376A">
        <w:rPr>
          <w:rFonts w:ascii="Arial Narrow" w:hAnsi="Arial Narrow" w:cs="Arial"/>
          <w:color w:val="002060"/>
          <w:sz w:val="22"/>
          <w:szCs w:val="22"/>
          <w:highlight w:val="yellow"/>
        </w:rPr>
        <w:t xml:space="preserve">início (data do dia) e a data de </w:t>
      </w:r>
      <w:r w:rsidR="006F376A" w:rsidRPr="00F653DD">
        <w:rPr>
          <w:rFonts w:ascii="Arial Narrow" w:hAnsi="Arial Narrow" w:cs="Arial"/>
          <w:color w:val="002060"/>
          <w:sz w:val="22"/>
          <w:szCs w:val="22"/>
          <w:highlight w:val="yellow"/>
        </w:rPr>
        <w:t>vencimento do contrato (seguindo prazo de validade cadastrado no Parâmetro do Distribuidor – EMS 0188) e possibilitar o usuário alterar, esta data será acompanhada pelo Follow-up</w:t>
      </w:r>
      <w:r w:rsidR="006F376A">
        <w:rPr>
          <w:rFonts w:ascii="Arial Narrow" w:hAnsi="Arial Narrow" w:cs="Arial"/>
          <w:color w:val="002060"/>
          <w:sz w:val="22"/>
          <w:szCs w:val="22"/>
          <w:highlight w:val="yellow"/>
        </w:rPr>
        <w:t xml:space="preserve"> (EMS 0211) </w:t>
      </w:r>
      <w:r w:rsidR="006F376A" w:rsidRPr="00F653DD">
        <w:rPr>
          <w:rFonts w:ascii="Arial Narrow" w:hAnsi="Arial Narrow" w:cs="Arial"/>
          <w:color w:val="002060"/>
          <w:sz w:val="22"/>
          <w:szCs w:val="22"/>
          <w:highlight w:val="yellow"/>
        </w:rPr>
        <w:t>do Sistema para informar ao usuário quando há a necessidade de renovação do contrato</w:t>
      </w:r>
      <w:r w:rsidR="00F05BF5">
        <w:rPr>
          <w:rFonts w:ascii="Arial Narrow" w:hAnsi="Arial Narrow" w:cs="Arial"/>
          <w:color w:val="002060"/>
          <w:sz w:val="22"/>
          <w:szCs w:val="22"/>
          <w:highlight w:val="yellow"/>
        </w:rPr>
        <w:t>, assim como deve acompanhar se o mesmo foi recebido via flag de confirmação na aba, informando sempre que a pendência de recebimento exista</w:t>
      </w:r>
      <w:r w:rsidR="006F376A" w:rsidRPr="00F653DD">
        <w:rPr>
          <w:rFonts w:ascii="Arial Narrow" w:hAnsi="Arial Narrow" w:cs="Arial"/>
          <w:color w:val="002060"/>
          <w:sz w:val="22"/>
          <w:szCs w:val="22"/>
          <w:highlight w:val="yellow"/>
        </w:rPr>
        <w:t>.</w:t>
      </w:r>
    </w:p>
    <w:p w:rsidR="008A320F" w:rsidRDefault="008A320F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</w:p>
    <w:p w:rsidR="004F6708" w:rsidRDefault="004F6708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>Verificar documento “</w:t>
      </w:r>
      <w:r w:rsidRPr="004F6708">
        <w:rPr>
          <w:rFonts w:ascii="Arial Narrow" w:hAnsi="Arial Narrow" w:cs="Arial"/>
          <w:color w:val="002060"/>
          <w:sz w:val="22"/>
          <w:szCs w:val="22"/>
        </w:rPr>
        <w:t>Contrato de Transporte Varejo v01</w:t>
      </w:r>
      <w:r>
        <w:rPr>
          <w:rFonts w:ascii="Arial Narrow" w:hAnsi="Arial Narrow" w:cs="Arial"/>
          <w:color w:val="002060"/>
          <w:sz w:val="22"/>
          <w:szCs w:val="22"/>
        </w:rPr>
        <w:t xml:space="preserve">” que contem modelo de impressão de um contrato com uma possível concatenação do complemento do contrato. Apenas a primeira </w:t>
      </w:r>
      <w:r w:rsidR="00EC4A9F">
        <w:rPr>
          <w:rFonts w:ascii="Arial Narrow" w:hAnsi="Arial Narrow" w:cs="Arial"/>
          <w:color w:val="002060"/>
          <w:sz w:val="22"/>
          <w:szCs w:val="22"/>
        </w:rPr>
        <w:t xml:space="preserve">e uma parte da segunda </w:t>
      </w:r>
      <w:r>
        <w:rPr>
          <w:rFonts w:ascii="Arial Narrow" w:hAnsi="Arial Narrow" w:cs="Arial"/>
          <w:color w:val="002060"/>
          <w:sz w:val="22"/>
          <w:szCs w:val="22"/>
        </w:rPr>
        <w:t>pagina será montada pela funcionalidade.</w:t>
      </w:r>
    </w:p>
    <w:p w:rsidR="008A320F" w:rsidRDefault="008A320F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</w:p>
    <w:p w:rsidR="00B734BA" w:rsidRPr="002B01D6" w:rsidRDefault="00B734BA" w:rsidP="00B734BA">
      <w:pPr>
        <w:ind w:left="360" w:firstLine="45"/>
        <w:rPr>
          <w:rFonts w:asciiTheme="minorHAnsi" w:hAnsiTheme="minorHAnsi" w:cstheme="minorHAnsi"/>
          <w:color w:val="002060"/>
          <w:sz w:val="22"/>
          <w:szCs w:val="22"/>
        </w:rPr>
      </w:pPr>
      <w:r w:rsidRPr="00B734BA">
        <w:rPr>
          <w:rFonts w:asciiTheme="minorHAnsi" w:hAnsiTheme="minorHAnsi" w:cstheme="minorHAnsi"/>
          <w:color w:val="002060"/>
          <w:sz w:val="22"/>
          <w:szCs w:val="22"/>
          <w:highlight w:val="yellow"/>
        </w:rPr>
        <w:t>A funcionalidade deve permitir que o usuário possa incluir o arquivo de contrato digitalizado, após assinado, criando assim um arquivo digital do mesmo.</w:t>
      </w:r>
    </w:p>
    <w:p w:rsidR="00B734BA" w:rsidRDefault="00B734BA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</w:p>
    <w:p w:rsidR="008A320F" w:rsidRDefault="008A320F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>Para inclusão de forma de cobrança, o usuário deverá selecionar via botão e a funcionalidade abrirá uma pop-up, onde o mesmo poderá associar um ou mais fornecedores (abastecidos pela seleção realizada pelo usuário na ABA – Fornecedores, ou seja, só deverá popular nesta janela, os fornecedores que esta cota está vinculada), em uma concentração de pagamento (tabela default) a uma forma de pagamento.</w:t>
      </w:r>
    </w:p>
    <w:p w:rsidR="008A320F" w:rsidRDefault="008A320F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</w:p>
    <w:p w:rsidR="008A320F" w:rsidRDefault="008A320F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lastRenderedPageBreak/>
        <w:t>A funcionalidade não deve permitir que um fornecedor estivesse sem uma associação de pagamento.</w:t>
      </w:r>
      <w:r w:rsidR="00A60E5B">
        <w:rPr>
          <w:rFonts w:ascii="Arial Narrow" w:hAnsi="Arial Narrow" w:cs="Arial"/>
          <w:color w:val="002060"/>
          <w:sz w:val="22"/>
          <w:szCs w:val="22"/>
        </w:rPr>
        <w:t xml:space="preserve"> Também deverá possibilitar a alteração ou exclusão desta associação.</w:t>
      </w:r>
    </w:p>
    <w:p w:rsidR="008A320F" w:rsidRDefault="008A320F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</w:p>
    <w:p w:rsidR="008A320F" w:rsidRDefault="008A320F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>Estas associações de pagamento interferem diretamente na Geração da Dívida</w:t>
      </w:r>
      <w:r w:rsidR="00B13219">
        <w:rPr>
          <w:rFonts w:ascii="Arial Narrow" w:hAnsi="Arial Narrow" w:cs="Arial"/>
          <w:color w:val="002060"/>
          <w:sz w:val="22"/>
          <w:szCs w:val="22"/>
        </w:rPr>
        <w:t xml:space="preserve"> da Cota, possibilitando uma ou mais formas de pagamento para a mesma.</w:t>
      </w:r>
    </w:p>
    <w:p w:rsidR="005A1287" w:rsidRDefault="005A1287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</w:p>
    <w:p w:rsidR="0007618B" w:rsidRDefault="0007618B" w:rsidP="0007618B">
      <w:pPr>
        <w:ind w:left="345"/>
        <w:rPr>
          <w:rFonts w:ascii="Arial Narrow" w:hAnsi="Arial Narrow" w:cs="Arial"/>
          <w:color w:val="002060"/>
          <w:sz w:val="22"/>
          <w:szCs w:val="22"/>
        </w:rPr>
      </w:pPr>
      <w:r w:rsidRPr="00DC2BF0">
        <w:rPr>
          <w:rFonts w:ascii="Arial Narrow" w:hAnsi="Arial Narrow" w:cs="Arial"/>
          <w:color w:val="002060"/>
          <w:sz w:val="22"/>
          <w:szCs w:val="22"/>
          <w:highlight w:val="yellow"/>
        </w:rPr>
        <w:t xml:space="preserve">A concentração de pagamento poderá ser realizada de forma semanal, escolhendo os dias na semana que o usuário que concentrar o pagamento desta cota, possibilitando desde gerações diárias até uma vez por semana; ou mensal, escolhendo o dia do mês que essa geração deverá ser </w:t>
      </w:r>
      <w:r w:rsidRPr="00561A21">
        <w:rPr>
          <w:rFonts w:ascii="Arial Narrow" w:hAnsi="Arial Narrow" w:cs="Arial"/>
          <w:color w:val="002060"/>
          <w:sz w:val="22"/>
          <w:szCs w:val="22"/>
          <w:highlight w:val="yellow"/>
        </w:rPr>
        <w:t>realizada.</w:t>
      </w:r>
      <w:r w:rsidR="00561A21" w:rsidRPr="00561A21">
        <w:rPr>
          <w:rFonts w:ascii="Arial Narrow" w:hAnsi="Arial Narrow" w:cs="Arial"/>
          <w:color w:val="002060"/>
          <w:sz w:val="22"/>
          <w:szCs w:val="22"/>
          <w:highlight w:val="yellow"/>
        </w:rPr>
        <w:t xml:space="preserve"> Esta associação virá como default, de acordo com o cadastro realizado </w:t>
      </w:r>
      <w:r w:rsidR="00C31DBB" w:rsidRPr="00561A21">
        <w:rPr>
          <w:rFonts w:ascii="Arial Narrow" w:hAnsi="Arial Narrow" w:cs="Arial"/>
          <w:color w:val="002060"/>
          <w:sz w:val="22"/>
          <w:szCs w:val="22"/>
          <w:highlight w:val="yellow"/>
        </w:rPr>
        <w:t>nos Parâmetros</w:t>
      </w:r>
      <w:r w:rsidR="00561A21" w:rsidRPr="00561A21">
        <w:rPr>
          <w:rFonts w:ascii="Arial Narrow" w:hAnsi="Arial Narrow" w:cs="Arial"/>
          <w:color w:val="002060"/>
          <w:sz w:val="22"/>
          <w:szCs w:val="22"/>
          <w:highlight w:val="yellow"/>
        </w:rPr>
        <w:t xml:space="preserve"> de Cobrança EMS 0012.</w:t>
      </w:r>
    </w:p>
    <w:p w:rsidR="00394C44" w:rsidRDefault="00394C44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</w:p>
    <w:p w:rsidR="00AC3FED" w:rsidRDefault="00AC3FED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>As associações que deverão ser aceitas pel</w:t>
      </w:r>
      <w:r w:rsidR="003B0AEF">
        <w:rPr>
          <w:rFonts w:ascii="Arial Narrow" w:hAnsi="Arial Narrow" w:cs="Arial"/>
          <w:color w:val="002060"/>
          <w:sz w:val="22"/>
          <w:szCs w:val="22"/>
        </w:rPr>
        <w:t>a</w:t>
      </w:r>
      <w:r>
        <w:rPr>
          <w:rFonts w:ascii="Arial Narrow" w:hAnsi="Arial Narrow" w:cs="Arial"/>
          <w:color w:val="002060"/>
          <w:sz w:val="22"/>
          <w:szCs w:val="22"/>
        </w:rPr>
        <w:t xml:space="preserve"> </w:t>
      </w:r>
      <w:r w:rsidR="003B0AEF">
        <w:rPr>
          <w:rFonts w:ascii="Arial Narrow" w:hAnsi="Arial Narrow" w:cs="Arial"/>
          <w:color w:val="002060"/>
          <w:sz w:val="22"/>
          <w:szCs w:val="22"/>
        </w:rPr>
        <w:t>funcionalidade</w:t>
      </w:r>
      <w:r w:rsidR="00A04FBF">
        <w:rPr>
          <w:rFonts w:ascii="Arial Narrow" w:hAnsi="Arial Narrow" w:cs="Arial"/>
          <w:color w:val="002060"/>
          <w:sz w:val="22"/>
          <w:szCs w:val="22"/>
        </w:rPr>
        <w:t xml:space="preserve"> para novas formas de pagamento em uma mesma cota</w:t>
      </w:r>
      <w:r>
        <w:rPr>
          <w:rFonts w:ascii="Arial Narrow" w:hAnsi="Arial Narrow" w:cs="Arial"/>
          <w:color w:val="002060"/>
          <w:sz w:val="22"/>
          <w:szCs w:val="22"/>
        </w:rPr>
        <w:t xml:space="preserve"> </w:t>
      </w:r>
      <w:r w:rsidR="003B0AEF">
        <w:rPr>
          <w:rFonts w:ascii="Arial Narrow" w:hAnsi="Arial Narrow" w:cs="Arial"/>
          <w:color w:val="002060"/>
          <w:sz w:val="22"/>
          <w:szCs w:val="22"/>
        </w:rPr>
        <w:t>devem seguir a seguinte regra:</w:t>
      </w:r>
      <w:r w:rsidR="00A04FBF">
        <w:rPr>
          <w:rFonts w:ascii="Arial Narrow" w:hAnsi="Arial Narrow" w:cs="Arial"/>
          <w:color w:val="002060"/>
          <w:sz w:val="22"/>
          <w:szCs w:val="22"/>
        </w:rPr>
        <w:t xml:space="preserve"> ao</w:t>
      </w:r>
      <w:r>
        <w:rPr>
          <w:rFonts w:ascii="Arial Narrow" w:hAnsi="Arial Narrow" w:cs="Arial"/>
          <w:color w:val="002060"/>
          <w:sz w:val="22"/>
          <w:szCs w:val="22"/>
        </w:rPr>
        <w:t xml:space="preserve"> escolher </w:t>
      </w:r>
      <w:r w:rsidR="00A04FBF">
        <w:rPr>
          <w:rFonts w:ascii="Arial Narrow" w:hAnsi="Arial Narrow" w:cs="Arial"/>
          <w:color w:val="002060"/>
          <w:sz w:val="22"/>
          <w:szCs w:val="22"/>
        </w:rPr>
        <w:t>os fornecedores, concentração de pagamento e tipo de pagamento, a funcionalidade deve controlar ao incluir um registro</w:t>
      </w:r>
      <w:r w:rsidR="003B0AEF">
        <w:rPr>
          <w:rFonts w:ascii="Arial Narrow" w:hAnsi="Arial Narrow" w:cs="Arial"/>
          <w:color w:val="002060"/>
          <w:sz w:val="22"/>
          <w:szCs w:val="22"/>
        </w:rPr>
        <w:t xml:space="preserve"> de que não se repita a seleção de um mesmo fornecedor com uma mesma concentração de pagamento e </w:t>
      </w:r>
      <w:r w:rsidR="00561A21">
        <w:rPr>
          <w:rFonts w:ascii="Arial Narrow" w:hAnsi="Arial Narrow" w:cs="Arial"/>
          <w:color w:val="002060"/>
          <w:sz w:val="22"/>
          <w:szCs w:val="22"/>
        </w:rPr>
        <w:t>um mesmo tipo</w:t>
      </w:r>
      <w:r w:rsidR="003B0AEF">
        <w:rPr>
          <w:rFonts w:ascii="Arial Narrow" w:hAnsi="Arial Narrow" w:cs="Arial"/>
          <w:color w:val="002060"/>
          <w:sz w:val="22"/>
          <w:szCs w:val="22"/>
        </w:rPr>
        <w:t xml:space="preserve"> de pagamento. Como exemplo:</w:t>
      </w:r>
    </w:p>
    <w:p w:rsidR="0007618B" w:rsidRDefault="0007618B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</w:p>
    <w:p w:rsidR="003B0AEF" w:rsidRDefault="003B0AEF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  <w:r>
        <w:rPr>
          <w:rFonts w:ascii="Arial Narrow" w:hAnsi="Arial Narrow" w:cs="Arial"/>
          <w:color w:val="002060"/>
          <w:sz w:val="22"/>
          <w:szCs w:val="22"/>
        </w:rPr>
        <w:t>Se em uma primeira inclusão for escolhido os fornecedores Dinap e FC com a concentração segunda e quinta</w:t>
      </w:r>
      <w:r w:rsidR="0007618B">
        <w:rPr>
          <w:rFonts w:ascii="Arial Narrow" w:hAnsi="Arial Narrow" w:cs="Arial"/>
          <w:color w:val="002060"/>
          <w:sz w:val="22"/>
          <w:szCs w:val="22"/>
        </w:rPr>
        <w:t xml:space="preserve"> e um tipo de pagamento cheque com o banco Bradesco, em uma segunda inclusão de forma de pagamento, a funcionalidade não irá permitir a associação do fornecedor Dinap com a concentração segunda e tipo de pagamento Cheque com banco Bradesco.</w:t>
      </w:r>
    </w:p>
    <w:p w:rsidR="0007618B" w:rsidRDefault="0007618B" w:rsidP="00720AD7">
      <w:pPr>
        <w:ind w:left="345"/>
        <w:rPr>
          <w:rFonts w:ascii="Arial Narrow" w:hAnsi="Arial Narrow" w:cs="Arial"/>
          <w:color w:val="002060"/>
          <w:sz w:val="22"/>
          <w:szCs w:val="22"/>
        </w:rPr>
      </w:pPr>
    </w:p>
    <w:p w:rsidR="00AC3FED" w:rsidRPr="00B563DE" w:rsidRDefault="00B563DE" w:rsidP="00394C44">
      <w:pPr>
        <w:ind w:left="345"/>
        <w:rPr>
          <w:rFonts w:ascii="Arial Narrow" w:hAnsi="Arial Narrow" w:cs="Arial"/>
          <w:color w:val="002060"/>
          <w:sz w:val="22"/>
          <w:szCs w:val="22"/>
          <w:u w:val="single"/>
        </w:rPr>
      </w:pPr>
      <w:r w:rsidRPr="00B563DE">
        <w:rPr>
          <w:rFonts w:ascii="Arial Narrow" w:hAnsi="Arial Narrow" w:cs="Arial"/>
          <w:color w:val="002060"/>
          <w:sz w:val="22"/>
          <w:szCs w:val="22"/>
          <w:u w:val="single"/>
        </w:rPr>
        <w:t>Tipos de Desconto da Cota</w:t>
      </w:r>
    </w:p>
    <w:p w:rsidR="008A320F" w:rsidRDefault="008A320F" w:rsidP="00720AD7">
      <w:pPr>
        <w:rPr>
          <w:rFonts w:ascii="Arial Narrow" w:hAnsi="Arial Narrow" w:cs="Arial"/>
          <w:color w:val="002060"/>
          <w:sz w:val="22"/>
          <w:szCs w:val="22"/>
        </w:rPr>
      </w:pPr>
    </w:p>
    <w:p w:rsidR="00B563DE" w:rsidRDefault="00B563DE" w:rsidP="00B563DE">
      <w:pPr>
        <w:ind w:left="360"/>
        <w:rPr>
          <w:rFonts w:ascii="Calibri" w:hAnsi="Calibri" w:cs="Arial"/>
          <w:color w:val="002060"/>
          <w:sz w:val="22"/>
          <w:szCs w:val="22"/>
        </w:rPr>
      </w:pPr>
    </w:p>
    <w:p w:rsidR="00B563DE" w:rsidRDefault="00B563DE" w:rsidP="00B563DE">
      <w:pPr>
        <w:ind w:left="360"/>
        <w:rPr>
          <w:rFonts w:ascii="Calibri" w:hAnsi="Calibri" w:cs="Arial"/>
          <w:color w:val="002060"/>
          <w:sz w:val="22"/>
          <w:szCs w:val="22"/>
        </w:rPr>
      </w:pPr>
      <w:r w:rsidRPr="002B01D6">
        <w:rPr>
          <w:rFonts w:ascii="Calibri" w:hAnsi="Calibri" w:cs="Arial"/>
          <w:color w:val="002060"/>
          <w:sz w:val="22"/>
          <w:szCs w:val="22"/>
          <w:highlight w:val="yellow"/>
        </w:rPr>
        <w:t xml:space="preserve">Esta funcionalidade determina o desconto / comissionamento praticado na relação entre o Distribuidor e a Cota, ou seja, para todos os cálculos no sistema, onde tratamos </w:t>
      </w:r>
      <w:r>
        <w:rPr>
          <w:rFonts w:ascii="Calibri" w:hAnsi="Calibri" w:cs="Arial"/>
          <w:color w:val="002060"/>
          <w:sz w:val="22"/>
          <w:szCs w:val="22"/>
          <w:highlight w:val="yellow"/>
        </w:rPr>
        <w:t xml:space="preserve">a </w:t>
      </w:r>
      <w:r w:rsidRPr="002B01D6">
        <w:rPr>
          <w:rFonts w:ascii="Calibri" w:hAnsi="Calibri" w:cs="Arial"/>
          <w:color w:val="002060"/>
          <w:sz w:val="22"/>
          <w:szCs w:val="22"/>
          <w:highlight w:val="yellow"/>
        </w:rPr>
        <w:t>cota, devemos respeitar a hierarquia informada abaixo para cálculo do Preço Capa com Desconto.</w:t>
      </w:r>
    </w:p>
    <w:p w:rsidR="00B563DE" w:rsidRDefault="00B563DE" w:rsidP="00B563DE">
      <w:pPr>
        <w:ind w:left="360"/>
        <w:rPr>
          <w:rFonts w:ascii="Calibri" w:hAnsi="Calibri" w:cs="Arial"/>
          <w:color w:val="002060"/>
          <w:sz w:val="22"/>
          <w:szCs w:val="22"/>
        </w:rPr>
      </w:pPr>
    </w:p>
    <w:p w:rsidR="00B563DE" w:rsidRDefault="00B563DE" w:rsidP="00B563DE">
      <w:pPr>
        <w:ind w:left="360"/>
        <w:rPr>
          <w:rFonts w:ascii="Calibri" w:hAnsi="Calibri" w:cs="Arial"/>
          <w:color w:val="002060"/>
          <w:sz w:val="22"/>
          <w:szCs w:val="22"/>
        </w:rPr>
      </w:pPr>
      <w:r>
        <w:rPr>
          <w:rFonts w:ascii="Calibri" w:hAnsi="Calibri" w:cs="Arial"/>
          <w:color w:val="002060"/>
          <w:sz w:val="22"/>
          <w:szCs w:val="22"/>
        </w:rPr>
        <w:t>Esta rotina tem como objetivo gerar todas as possibilidades de desconto de uma cota. Podem ser:</w:t>
      </w:r>
    </w:p>
    <w:p w:rsidR="00B563DE" w:rsidRDefault="00B563DE" w:rsidP="00B563DE">
      <w:pPr>
        <w:ind w:left="360"/>
        <w:rPr>
          <w:rFonts w:ascii="Calibri" w:hAnsi="Calibri" w:cs="Arial"/>
          <w:color w:val="002060"/>
          <w:sz w:val="22"/>
          <w:szCs w:val="22"/>
        </w:rPr>
      </w:pPr>
      <w:r>
        <w:rPr>
          <w:rFonts w:ascii="Calibri" w:hAnsi="Calibri" w:cs="Arial"/>
          <w:color w:val="002060"/>
          <w:sz w:val="22"/>
          <w:szCs w:val="22"/>
        </w:rPr>
        <w:t>1. Desconto Geral – todas as cotas do distribuidor assumem o valor de desconto cadastrado (como default);</w:t>
      </w:r>
    </w:p>
    <w:p w:rsidR="00B563DE" w:rsidRDefault="00B563DE" w:rsidP="00B563DE">
      <w:pPr>
        <w:ind w:left="360"/>
        <w:rPr>
          <w:rFonts w:ascii="Calibri" w:hAnsi="Calibri" w:cs="Arial"/>
          <w:color w:val="002060"/>
          <w:sz w:val="22"/>
          <w:szCs w:val="22"/>
        </w:rPr>
      </w:pPr>
      <w:r>
        <w:rPr>
          <w:rFonts w:ascii="Calibri" w:hAnsi="Calibri" w:cs="Arial"/>
          <w:color w:val="002060"/>
          <w:sz w:val="22"/>
          <w:szCs w:val="22"/>
        </w:rPr>
        <w:t>2. Desconto específico – diferente do desconto geral, é aplicado a todas as cotas selecionadas. Este desconto tem preponderância sobre o anterior;</w:t>
      </w:r>
    </w:p>
    <w:p w:rsidR="00B563DE" w:rsidRDefault="00B563DE" w:rsidP="00B563DE">
      <w:pPr>
        <w:ind w:left="360"/>
        <w:rPr>
          <w:rFonts w:ascii="Calibri" w:hAnsi="Calibri" w:cs="Arial"/>
          <w:color w:val="002060"/>
          <w:sz w:val="22"/>
          <w:szCs w:val="22"/>
        </w:rPr>
      </w:pPr>
      <w:r>
        <w:rPr>
          <w:rFonts w:ascii="Calibri" w:hAnsi="Calibri" w:cs="Arial"/>
          <w:color w:val="002060"/>
          <w:sz w:val="22"/>
          <w:szCs w:val="22"/>
        </w:rPr>
        <w:t>3. Desconto do produto – o usuário seleciona produto e edição para inicio da validade do desconto e fixa o valor. Este desconto é preponderante sobre os demais. Todas as cotas que receberem este produto terão em todos os cálculos de consignado tal desconto.</w:t>
      </w:r>
    </w:p>
    <w:p w:rsidR="00B563DE" w:rsidRDefault="00B563DE" w:rsidP="00B563DE">
      <w:pPr>
        <w:ind w:left="360"/>
        <w:rPr>
          <w:rFonts w:ascii="Calibri" w:hAnsi="Calibri" w:cs="Arial"/>
          <w:color w:val="002060"/>
          <w:sz w:val="22"/>
          <w:szCs w:val="22"/>
        </w:rPr>
      </w:pPr>
    </w:p>
    <w:p w:rsidR="00B563DE" w:rsidRDefault="00B563DE" w:rsidP="00B563DE">
      <w:pPr>
        <w:ind w:left="360"/>
        <w:rPr>
          <w:rFonts w:ascii="Calibri" w:hAnsi="Calibri" w:cs="Arial"/>
          <w:color w:val="002060"/>
          <w:sz w:val="22"/>
          <w:szCs w:val="22"/>
        </w:rPr>
      </w:pPr>
      <w:r>
        <w:rPr>
          <w:rFonts w:ascii="Calibri" w:hAnsi="Calibri" w:cs="Arial"/>
          <w:color w:val="002060"/>
          <w:sz w:val="22"/>
          <w:szCs w:val="22"/>
        </w:rPr>
        <w:t xml:space="preserve">Os descontos 1 e 2 quando alterados deverão assumir tal desconto apenas para produtos que ainda não tiveram NE geradas, ou seja, ainda não houve sensibilização do consignado da cota. Todos os produtos que </w:t>
      </w:r>
      <w:r w:rsidR="00C31DBB">
        <w:rPr>
          <w:rFonts w:ascii="Calibri" w:hAnsi="Calibri" w:cs="Arial"/>
          <w:color w:val="002060"/>
          <w:sz w:val="22"/>
          <w:szCs w:val="22"/>
        </w:rPr>
        <w:t>já</w:t>
      </w:r>
      <w:r>
        <w:rPr>
          <w:rFonts w:ascii="Calibri" w:hAnsi="Calibri" w:cs="Arial"/>
          <w:color w:val="002060"/>
          <w:sz w:val="22"/>
          <w:szCs w:val="22"/>
        </w:rPr>
        <w:t xml:space="preserve"> tiverem NE emitida deverão manter o desconto anterior.</w:t>
      </w:r>
    </w:p>
    <w:p w:rsidR="00B563DE" w:rsidRDefault="00B563DE" w:rsidP="00B563DE">
      <w:pPr>
        <w:ind w:left="360"/>
        <w:rPr>
          <w:rFonts w:ascii="Calibri" w:hAnsi="Calibri" w:cs="Arial"/>
          <w:color w:val="002060"/>
          <w:sz w:val="22"/>
          <w:szCs w:val="22"/>
        </w:rPr>
      </w:pPr>
    </w:p>
    <w:p w:rsidR="00B563DE" w:rsidRPr="002B01D6" w:rsidRDefault="00B563DE" w:rsidP="00B563DE">
      <w:pPr>
        <w:ind w:left="360" w:firstLine="45"/>
        <w:rPr>
          <w:rFonts w:asciiTheme="minorHAnsi" w:hAnsiTheme="minorHAnsi" w:cstheme="minorHAnsi"/>
          <w:color w:val="002060"/>
          <w:sz w:val="22"/>
          <w:szCs w:val="22"/>
        </w:rPr>
      </w:pPr>
      <w:r w:rsidRPr="002B01D6">
        <w:rPr>
          <w:rFonts w:asciiTheme="minorHAnsi" w:hAnsiTheme="minorHAnsi" w:cstheme="minorHAnsi"/>
          <w:color w:val="002060"/>
          <w:sz w:val="22"/>
          <w:szCs w:val="22"/>
        </w:rPr>
        <w:t>A funcionalidade deve permitir a exclusão de um novo desconto, apenas para aqueles inclusos na data vigente. Ou seja, não será permitida a exclusão de um desconto cadastrado ontem, na data de hoje.</w:t>
      </w:r>
    </w:p>
    <w:p w:rsidR="00B563DE" w:rsidRPr="002B01D6" w:rsidRDefault="00B563DE" w:rsidP="00B563DE">
      <w:pPr>
        <w:ind w:left="360" w:firstLine="45"/>
        <w:rPr>
          <w:rFonts w:asciiTheme="minorHAnsi" w:hAnsiTheme="minorHAnsi" w:cstheme="minorHAnsi"/>
          <w:color w:val="002060"/>
          <w:sz w:val="22"/>
          <w:szCs w:val="22"/>
        </w:rPr>
      </w:pPr>
    </w:p>
    <w:p w:rsidR="00B563DE" w:rsidRDefault="00B563DE" w:rsidP="00B563DE">
      <w:pPr>
        <w:ind w:left="360" w:firstLine="45"/>
        <w:rPr>
          <w:rFonts w:asciiTheme="minorHAnsi" w:hAnsiTheme="minorHAnsi" w:cstheme="minorHAnsi"/>
          <w:color w:val="002060"/>
          <w:sz w:val="22"/>
          <w:szCs w:val="22"/>
        </w:rPr>
      </w:pPr>
      <w:r w:rsidRPr="002B01D6">
        <w:rPr>
          <w:rFonts w:asciiTheme="minorHAnsi" w:hAnsiTheme="minorHAnsi" w:cstheme="minorHAnsi"/>
          <w:color w:val="002060"/>
          <w:sz w:val="22"/>
          <w:szCs w:val="22"/>
        </w:rPr>
        <w:t>Assim como, os descontos cadastrados ou atualizados nos itens 1 e 2 deverão sensibilizar o Cadastro da Cota Cobrança – EMS 0158, e qualquer alteração feita nesta deve sensibilizar o item 2.</w:t>
      </w:r>
    </w:p>
    <w:p w:rsidR="001F34AC" w:rsidRDefault="001F34AC" w:rsidP="00B563DE">
      <w:pPr>
        <w:ind w:left="360" w:firstLine="45"/>
        <w:rPr>
          <w:rFonts w:asciiTheme="minorHAnsi" w:hAnsiTheme="minorHAnsi" w:cstheme="minorHAnsi"/>
          <w:color w:val="002060"/>
          <w:sz w:val="22"/>
          <w:szCs w:val="22"/>
        </w:rPr>
      </w:pPr>
    </w:p>
    <w:p w:rsidR="00B563DE" w:rsidRDefault="00B563DE" w:rsidP="00720AD7">
      <w:pPr>
        <w:rPr>
          <w:rFonts w:ascii="Arial Narrow" w:hAnsi="Arial Narrow" w:cs="Arial"/>
          <w:color w:val="002060"/>
          <w:sz w:val="22"/>
          <w:szCs w:val="22"/>
        </w:rPr>
      </w:pPr>
    </w:p>
    <w:p w:rsidR="00B563DE" w:rsidRPr="00875148" w:rsidRDefault="00B563DE" w:rsidP="00720AD7">
      <w:pPr>
        <w:rPr>
          <w:rFonts w:ascii="Arial Narrow" w:hAnsi="Arial Narrow" w:cs="Arial"/>
          <w:color w:val="002060"/>
          <w:sz w:val="22"/>
          <w:szCs w:val="22"/>
        </w:rPr>
      </w:pPr>
    </w:p>
    <w:tbl>
      <w:tblPr>
        <w:tblW w:w="0" w:type="auto"/>
        <w:tblBorders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779"/>
      </w:tblGrid>
      <w:tr w:rsidR="00DD7C0F" w:rsidRPr="00875148">
        <w:tc>
          <w:tcPr>
            <w:tcW w:w="9779" w:type="dxa"/>
          </w:tcPr>
          <w:p w:rsidR="00DD7C0F" w:rsidRPr="00875148" w:rsidRDefault="00DD7C0F" w:rsidP="00FF0990">
            <w:pPr>
              <w:pStyle w:val="Ttulo2"/>
              <w:numPr>
                <w:ilvl w:val="0"/>
                <w:numId w:val="2"/>
              </w:numPr>
              <w:rPr>
                <w:rFonts w:ascii="Arial Narrow" w:hAnsi="Arial Narrow"/>
                <w:sz w:val="20"/>
              </w:rPr>
            </w:pPr>
            <w:r w:rsidRPr="00875148">
              <w:rPr>
                <w:rFonts w:ascii="Arial Narrow" w:hAnsi="Arial Narrow"/>
                <w:sz w:val="20"/>
              </w:rPr>
              <w:lastRenderedPageBreak/>
              <w:t>Benefício esperado com a Manutenção:</w:t>
            </w:r>
          </w:p>
          <w:p w:rsidR="00DD7C0F" w:rsidRPr="00875148" w:rsidRDefault="00DD7C0F" w:rsidP="00597006">
            <w:pPr>
              <w:rPr>
                <w:rFonts w:ascii="Arial Narrow" w:hAnsi="Arial Narrow"/>
              </w:rPr>
            </w:pPr>
          </w:p>
        </w:tc>
      </w:tr>
    </w:tbl>
    <w:p w:rsidR="00DD7C0F" w:rsidRPr="00875148" w:rsidRDefault="00DD7C0F" w:rsidP="00603A73">
      <w:pPr>
        <w:pStyle w:val="Ttulo2"/>
        <w:numPr>
          <w:ilvl w:val="1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Parâmetros Recebidos;</w:t>
      </w:r>
    </w:p>
    <w:p w:rsidR="00DD7C0F" w:rsidRPr="00875148" w:rsidRDefault="00DD7C0F" w:rsidP="00E34CC4">
      <w:pPr>
        <w:rPr>
          <w:rFonts w:ascii="Arial Narrow" w:hAnsi="Arial Narrow"/>
        </w:rPr>
      </w:pPr>
    </w:p>
    <w:p w:rsidR="00DD7C0F" w:rsidRPr="00875148" w:rsidRDefault="00DD7C0F" w:rsidP="00603A73">
      <w:pPr>
        <w:pStyle w:val="Ttulo2"/>
        <w:numPr>
          <w:ilvl w:val="1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Tabelas;</w:t>
      </w:r>
    </w:p>
    <w:p w:rsidR="00DD7C0F" w:rsidRPr="00875148" w:rsidRDefault="00DD7C0F" w:rsidP="008665A6">
      <w:pPr>
        <w:rPr>
          <w:rFonts w:ascii="Arial Narrow" w:hAnsi="Arial Narrow"/>
        </w:rPr>
      </w:pPr>
    </w:p>
    <w:tbl>
      <w:tblPr>
        <w:tblW w:w="8156" w:type="dxa"/>
        <w:tblInd w:w="4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136"/>
        <w:gridCol w:w="1004"/>
        <w:gridCol w:w="1076"/>
        <w:gridCol w:w="812"/>
        <w:gridCol w:w="1076"/>
        <w:gridCol w:w="1052"/>
      </w:tblGrid>
      <w:tr w:rsidR="00DD7C0F" w:rsidRPr="00875148" w:rsidTr="008573CA">
        <w:trPr>
          <w:trHeight w:val="314"/>
        </w:trPr>
        <w:tc>
          <w:tcPr>
            <w:tcW w:w="3136" w:type="dxa"/>
          </w:tcPr>
          <w:p w:rsidR="00DD7C0F" w:rsidRPr="00875148" w:rsidRDefault="00DD7C0F" w:rsidP="000339EB">
            <w:pPr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TABELAS</w:t>
            </w:r>
          </w:p>
        </w:tc>
        <w:tc>
          <w:tcPr>
            <w:tcW w:w="1004" w:type="dxa"/>
          </w:tcPr>
          <w:p w:rsidR="00DD7C0F" w:rsidRPr="00875148" w:rsidRDefault="00DD7C0F" w:rsidP="00D013E8">
            <w:pPr>
              <w:jc w:val="center"/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SUFIXO</w:t>
            </w:r>
          </w:p>
        </w:tc>
        <w:tc>
          <w:tcPr>
            <w:tcW w:w="1076" w:type="dxa"/>
          </w:tcPr>
          <w:p w:rsidR="00DD7C0F" w:rsidRPr="00875148" w:rsidRDefault="00DD7C0F" w:rsidP="00D013E8">
            <w:pPr>
              <w:jc w:val="center"/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CREATE</w:t>
            </w:r>
          </w:p>
        </w:tc>
        <w:tc>
          <w:tcPr>
            <w:tcW w:w="812" w:type="dxa"/>
          </w:tcPr>
          <w:p w:rsidR="00DD7C0F" w:rsidRPr="00875148" w:rsidRDefault="00DD7C0F" w:rsidP="00D013E8">
            <w:pPr>
              <w:jc w:val="center"/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READ</w:t>
            </w:r>
          </w:p>
        </w:tc>
        <w:tc>
          <w:tcPr>
            <w:tcW w:w="1076" w:type="dxa"/>
          </w:tcPr>
          <w:p w:rsidR="00DD7C0F" w:rsidRPr="00875148" w:rsidRDefault="00DD7C0F" w:rsidP="00D013E8">
            <w:pPr>
              <w:jc w:val="center"/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UPDATE</w:t>
            </w:r>
          </w:p>
        </w:tc>
        <w:tc>
          <w:tcPr>
            <w:tcW w:w="1052" w:type="dxa"/>
          </w:tcPr>
          <w:p w:rsidR="00DD7C0F" w:rsidRPr="00875148" w:rsidRDefault="00DD7C0F" w:rsidP="00D013E8">
            <w:pPr>
              <w:jc w:val="center"/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DELETE</w:t>
            </w:r>
          </w:p>
        </w:tc>
      </w:tr>
      <w:tr w:rsidR="00DD7C0F" w:rsidRPr="00875148" w:rsidTr="008573CA">
        <w:trPr>
          <w:trHeight w:val="228"/>
        </w:trPr>
        <w:tc>
          <w:tcPr>
            <w:tcW w:w="3136" w:type="dxa"/>
          </w:tcPr>
          <w:p w:rsidR="00DD7C0F" w:rsidRPr="00FD0CD1" w:rsidRDefault="00DD7C0F" w:rsidP="00D013E8">
            <w:pPr>
              <w:pStyle w:val="Ttulo1"/>
              <w:ind w:left="0"/>
              <w:jc w:val="left"/>
              <w:rPr>
                <w:rFonts w:ascii="Arial Narrow" w:hAnsi="Arial Narrow" w:cs="Arial"/>
                <w:b w:val="0"/>
                <w:sz w:val="20"/>
              </w:rPr>
            </w:pPr>
          </w:p>
        </w:tc>
        <w:tc>
          <w:tcPr>
            <w:tcW w:w="1004" w:type="dxa"/>
          </w:tcPr>
          <w:p w:rsidR="00DD7C0F" w:rsidRPr="00FD0CD1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1076" w:type="dxa"/>
          </w:tcPr>
          <w:p w:rsidR="00DD7C0F" w:rsidRPr="00FD0CD1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812" w:type="dxa"/>
          </w:tcPr>
          <w:p w:rsidR="00DD7C0F" w:rsidRPr="00FD0CD1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1076" w:type="dxa"/>
          </w:tcPr>
          <w:p w:rsidR="00DD7C0F" w:rsidRPr="00FD0CD1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1052" w:type="dxa"/>
          </w:tcPr>
          <w:p w:rsidR="00DD7C0F" w:rsidRPr="00FD0CD1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</w:tr>
      <w:tr w:rsidR="00DD7C0F" w:rsidRPr="00875148" w:rsidTr="008573CA">
        <w:trPr>
          <w:trHeight w:val="228"/>
        </w:trPr>
        <w:tc>
          <w:tcPr>
            <w:tcW w:w="3136" w:type="dxa"/>
          </w:tcPr>
          <w:p w:rsidR="00DD7C0F" w:rsidRDefault="00DD7C0F" w:rsidP="00D013E8">
            <w:pPr>
              <w:pStyle w:val="Ttulo1"/>
              <w:ind w:left="0"/>
              <w:jc w:val="left"/>
              <w:rPr>
                <w:rFonts w:ascii="Arial Narrow" w:hAnsi="Arial Narrow" w:cs="Arial"/>
                <w:b w:val="0"/>
                <w:sz w:val="20"/>
              </w:rPr>
            </w:pPr>
          </w:p>
        </w:tc>
        <w:tc>
          <w:tcPr>
            <w:tcW w:w="1004" w:type="dxa"/>
          </w:tcPr>
          <w:p w:rsidR="00DD7C0F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1076" w:type="dxa"/>
          </w:tcPr>
          <w:p w:rsidR="00DD7C0F" w:rsidRPr="00FD0CD1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812" w:type="dxa"/>
          </w:tcPr>
          <w:p w:rsidR="00DD7C0F" w:rsidRPr="00FD0CD1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1076" w:type="dxa"/>
          </w:tcPr>
          <w:p w:rsidR="00DD7C0F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1052" w:type="dxa"/>
          </w:tcPr>
          <w:p w:rsidR="00DD7C0F" w:rsidRPr="00FD0CD1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</w:tr>
      <w:tr w:rsidR="00DD7C0F" w:rsidRPr="00875148" w:rsidTr="008573CA">
        <w:trPr>
          <w:trHeight w:val="228"/>
        </w:trPr>
        <w:tc>
          <w:tcPr>
            <w:tcW w:w="3136" w:type="dxa"/>
          </w:tcPr>
          <w:p w:rsidR="00DD7C0F" w:rsidRDefault="00DD7C0F" w:rsidP="00D013E8">
            <w:pPr>
              <w:pStyle w:val="Ttulo1"/>
              <w:ind w:left="0"/>
              <w:jc w:val="left"/>
              <w:rPr>
                <w:rFonts w:ascii="Arial Narrow" w:hAnsi="Arial Narrow" w:cs="Arial"/>
                <w:b w:val="0"/>
                <w:sz w:val="20"/>
              </w:rPr>
            </w:pPr>
          </w:p>
        </w:tc>
        <w:tc>
          <w:tcPr>
            <w:tcW w:w="1004" w:type="dxa"/>
          </w:tcPr>
          <w:p w:rsidR="00DD7C0F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1076" w:type="dxa"/>
          </w:tcPr>
          <w:p w:rsidR="00DD7C0F" w:rsidRPr="00FD0CD1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812" w:type="dxa"/>
          </w:tcPr>
          <w:p w:rsidR="00DD7C0F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1076" w:type="dxa"/>
          </w:tcPr>
          <w:p w:rsidR="00DD7C0F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  <w:tc>
          <w:tcPr>
            <w:tcW w:w="1052" w:type="dxa"/>
          </w:tcPr>
          <w:p w:rsidR="00DD7C0F" w:rsidRPr="00FD0CD1" w:rsidRDefault="00DD7C0F" w:rsidP="00D013E8">
            <w:pPr>
              <w:jc w:val="center"/>
              <w:rPr>
                <w:rFonts w:ascii="Arial Narrow" w:hAnsi="Arial Narrow" w:cs="Arial"/>
                <w:caps/>
              </w:rPr>
            </w:pPr>
          </w:p>
        </w:tc>
      </w:tr>
    </w:tbl>
    <w:p w:rsidR="00DD7C0F" w:rsidRPr="00875148" w:rsidRDefault="00DD7C0F" w:rsidP="008665A6">
      <w:pPr>
        <w:outlineLvl w:val="0"/>
        <w:rPr>
          <w:rFonts w:ascii="Arial Narrow" w:hAnsi="Arial Narrow" w:cs="Arial"/>
          <w:b/>
        </w:rPr>
      </w:pPr>
    </w:p>
    <w:p w:rsidR="00DD7C0F" w:rsidRPr="00875148" w:rsidRDefault="00DD7C0F" w:rsidP="00517854">
      <w:pPr>
        <w:pStyle w:val="Ttulo2"/>
        <w:numPr>
          <w:ilvl w:val="1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Acesso as Tabelas;</w:t>
      </w:r>
    </w:p>
    <w:p w:rsidR="00DD7C0F" w:rsidRPr="00875148" w:rsidRDefault="00DD7C0F" w:rsidP="00517854">
      <w:pPr>
        <w:rPr>
          <w:rFonts w:ascii="Arial Narrow" w:hAnsi="Arial Narrow"/>
        </w:rPr>
      </w:pPr>
    </w:p>
    <w:tbl>
      <w:tblPr>
        <w:tblW w:w="9213" w:type="dxa"/>
        <w:tblInd w:w="4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708"/>
        <w:gridCol w:w="2835"/>
        <w:gridCol w:w="3969"/>
        <w:gridCol w:w="1701"/>
      </w:tblGrid>
      <w:tr w:rsidR="00DD7C0F" w:rsidRPr="00875148" w:rsidTr="00092FF2">
        <w:trPr>
          <w:trHeight w:val="234"/>
        </w:trPr>
        <w:tc>
          <w:tcPr>
            <w:tcW w:w="708" w:type="dxa"/>
          </w:tcPr>
          <w:p w:rsidR="00DD7C0F" w:rsidRPr="00875148" w:rsidRDefault="00DD7C0F" w:rsidP="00D013E8">
            <w:pPr>
              <w:rPr>
                <w:rFonts w:ascii="Arial Narrow" w:hAnsi="Arial Narrow" w:cs="Arial"/>
                <w:color w:val="0000FF"/>
              </w:rPr>
            </w:pPr>
          </w:p>
        </w:tc>
        <w:tc>
          <w:tcPr>
            <w:tcW w:w="2835" w:type="dxa"/>
          </w:tcPr>
          <w:p w:rsidR="00DD7C0F" w:rsidRPr="00875148" w:rsidRDefault="00DD7C0F" w:rsidP="00116B72">
            <w:pPr>
              <w:pStyle w:val="Ttulo1"/>
              <w:ind w:left="0"/>
              <w:jc w:val="left"/>
              <w:rPr>
                <w:rFonts w:ascii="Arial Narrow" w:hAnsi="Arial Narrow" w:cs="Arial"/>
                <w:caps/>
                <w:color w:val="0000FF"/>
                <w:sz w:val="20"/>
              </w:rPr>
            </w:pPr>
            <w:r w:rsidRPr="00875148">
              <w:rPr>
                <w:rFonts w:ascii="Arial Narrow" w:hAnsi="Arial Narrow" w:cs="Arial"/>
                <w:caps/>
                <w:color w:val="0000FF"/>
                <w:sz w:val="20"/>
              </w:rPr>
              <w:t>TABELA</w:t>
            </w:r>
          </w:p>
        </w:tc>
        <w:tc>
          <w:tcPr>
            <w:tcW w:w="3969" w:type="dxa"/>
          </w:tcPr>
          <w:p w:rsidR="00DD7C0F" w:rsidRPr="00875148" w:rsidRDefault="00DD7C0F" w:rsidP="00116B72">
            <w:pPr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Chave de Acesso</w:t>
            </w:r>
          </w:p>
        </w:tc>
        <w:tc>
          <w:tcPr>
            <w:tcW w:w="1701" w:type="dxa"/>
          </w:tcPr>
          <w:p w:rsidR="00DD7C0F" w:rsidRPr="00875148" w:rsidRDefault="00DD7C0F" w:rsidP="00116B72">
            <w:pPr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Localizado na Tabela</w:t>
            </w:r>
          </w:p>
        </w:tc>
      </w:tr>
      <w:tr w:rsidR="00DD7C0F" w:rsidRPr="00875148" w:rsidTr="00092FF2">
        <w:trPr>
          <w:trHeight w:val="236"/>
        </w:trPr>
        <w:tc>
          <w:tcPr>
            <w:tcW w:w="708" w:type="dxa"/>
          </w:tcPr>
          <w:p w:rsidR="00DD7C0F" w:rsidRPr="00875148" w:rsidRDefault="00DD7C0F" w:rsidP="002A4DAE">
            <w:pPr>
              <w:jc w:val="center"/>
              <w:rPr>
                <w:rFonts w:ascii="Arial Narrow" w:hAnsi="Arial Narrow" w:cs="Arial"/>
                <w:caps/>
                <w:color w:val="000000"/>
              </w:rPr>
            </w:pPr>
          </w:p>
        </w:tc>
        <w:tc>
          <w:tcPr>
            <w:tcW w:w="2835" w:type="dxa"/>
          </w:tcPr>
          <w:p w:rsidR="00DD7C0F" w:rsidRPr="00875148" w:rsidRDefault="00DD7C0F" w:rsidP="00116B72">
            <w:pPr>
              <w:rPr>
                <w:rFonts w:ascii="Arial Narrow" w:hAnsi="Arial Narrow" w:cs="Arial"/>
                <w:b/>
                <w:color w:val="000000"/>
              </w:rPr>
            </w:pPr>
          </w:p>
        </w:tc>
        <w:tc>
          <w:tcPr>
            <w:tcW w:w="3969" w:type="dxa"/>
          </w:tcPr>
          <w:p w:rsidR="00DD7C0F" w:rsidRPr="00875148" w:rsidRDefault="00DD7C0F" w:rsidP="00D013E8">
            <w:pPr>
              <w:pStyle w:val="Cabealho"/>
              <w:tabs>
                <w:tab w:val="clear" w:pos="4320"/>
                <w:tab w:val="clear" w:pos="8640"/>
              </w:tabs>
              <w:rPr>
                <w:rFonts w:ascii="Arial Narrow" w:hAnsi="Arial Narrow" w:cs="Arial"/>
                <w:color w:val="000000"/>
              </w:rPr>
            </w:pPr>
          </w:p>
        </w:tc>
        <w:tc>
          <w:tcPr>
            <w:tcW w:w="1701" w:type="dxa"/>
          </w:tcPr>
          <w:p w:rsidR="00DD7C0F" w:rsidRPr="00875148" w:rsidRDefault="00DD7C0F" w:rsidP="00D013E8">
            <w:pPr>
              <w:rPr>
                <w:rFonts w:ascii="Arial Narrow" w:hAnsi="Arial Narrow" w:cs="Arial"/>
                <w:color w:val="000000"/>
              </w:rPr>
            </w:pPr>
          </w:p>
        </w:tc>
      </w:tr>
    </w:tbl>
    <w:p w:rsidR="00DD7C0F" w:rsidRPr="00875148" w:rsidRDefault="00DD7C0F" w:rsidP="00116B72">
      <w:pPr>
        <w:rPr>
          <w:rFonts w:ascii="Arial Narrow" w:hAnsi="Arial Narrow"/>
        </w:rPr>
      </w:pPr>
    </w:p>
    <w:p w:rsidR="00DD7C0F" w:rsidRPr="00875148" w:rsidRDefault="00DD7C0F" w:rsidP="00517854">
      <w:pPr>
        <w:pStyle w:val="Ttulo2"/>
        <w:numPr>
          <w:ilvl w:val="1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Formatação das Telas;</w:t>
      </w:r>
    </w:p>
    <w:p w:rsidR="00DD7C0F" w:rsidRPr="00875148" w:rsidRDefault="00DD7C0F" w:rsidP="00517854">
      <w:pPr>
        <w:rPr>
          <w:rFonts w:ascii="Arial Narrow" w:hAnsi="Arial Narrow"/>
        </w:rPr>
      </w:pPr>
    </w:p>
    <w:tbl>
      <w:tblPr>
        <w:tblW w:w="8431" w:type="dxa"/>
        <w:tblInd w:w="7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239"/>
        <w:gridCol w:w="1496"/>
        <w:gridCol w:w="1888"/>
        <w:gridCol w:w="1808"/>
      </w:tblGrid>
      <w:tr w:rsidR="00DD7C0F" w:rsidRPr="00875148">
        <w:trPr>
          <w:trHeight w:val="204"/>
        </w:trPr>
        <w:tc>
          <w:tcPr>
            <w:tcW w:w="3239" w:type="dxa"/>
          </w:tcPr>
          <w:p w:rsidR="00DD7C0F" w:rsidRPr="00875148" w:rsidRDefault="00DD7C0F" w:rsidP="00A837DC">
            <w:pPr>
              <w:rPr>
                <w:rFonts w:ascii="Arial Narrow" w:hAnsi="Arial Narrow" w:cs="Arial"/>
                <w:b/>
                <w:caps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aps/>
                <w:color w:val="0000FF"/>
              </w:rPr>
              <w:t>COLUNA</w:t>
            </w:r>
          </w:p>
        </w:tc>
        <w:tc>
          <w:tcPr>
            <w:tcW w:w="1496" w:type="dxa"/>
          </w:tcPr>
          <w:p w:rsidR="00DD7C0F" w:rsidRPr="00875148" w:rsidRDefault="00DD7C0F" w:rsidP="00A837DC">
            <w:pPr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LABEL</w:t>
            </w:r>
          </w:p>
        </w:tc>
        <w:tc>
          <w:tcPr>
            <w:tcW w:w="1888" w:type="dxa"/>
          </w:tcPr>
          <w:p w:rsidR="00DD7C0F" w:rsidRPr="00875148" w:rsidRDefault="00DD7C0F" w:rsidP="00A837DC">
            <w:pPr>
              <w:pStyle w:val="Ttulo1"/>
              <w:ind w:left="0"/>
              <w:jc w:val="left"/>
              <w:rPr>
                <w:rFonts w:ascii="Arial Narrow" w:hAnsi="Arial Narrow" w:cs="Arial"/>
                <w:color w:val="0000FF"/>
                <w:sz w:val="20"/>
              </w:rPr>
            </w:pPr>
            <w:r w:rsidRPr="00875148">
              <w:rPr>
                <w:rFonts w:ascii="Arial Narrow" w:hAnsi="Arial Narrow" w:cs="Arial"/>
                <w:color w:val="0000FF"/>
                <w:sz w:val="20"/>
              </w:rPr>
              <w:t>TABELA</w:t>
            </w:r>
          </w:p>
        </w:tc>
        <w:tc>
          <w:tcPr>
            <w:tcW w:w="1808" w:type="dxa"/>
          </w:tcPr>
          <w:p w:rsidR="00DD7C0F" w:rsidRPr="00875148" w:rsidRDefault="00DD7C0F" w:rsidP="00A837DC">
            <w:pPr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OBJETO</w:t>
            </w:r>
          </w:p>
        </w:tc>
      </w:tr>
      <w:tr w:rsidR="00DD7C0F" w:rsidRPr="00875148">
        <w:tc>
          <w:tcPr>
            <w:tcW w:w="3239" w:type="dxa"/>
          </w:tcPr>
          <w:p w:rsidR="00DD7C0F" w:rsidRPr="00875148" w:rsidRDefault="00DD7C0F" w:rsidP="00A837DC">
            <w:pPr>
              <w:rPr>
                <w:rStyle w:val="Negritoatributo"/>
                <w:rFonts w:ascii="Arial Narrow" w:hAnsi="Arial Narrow" w:cs="Arial"/>
                <w:b w:val="0"/>
                <w:caps/>
                <w:color w:val="0000FF"/>
              </w:rPr>
            </w:pPr>
          </w:p>
        </w:tc>
        <w:tc>
          <w:tcPr>
            <w:tcW w:w="1496" w:type="dxa"/>
          </w:tcPr>
          <w:p w:rsidR="00DD7C0F" w:rsidRPr="00875148" w:rsidRDefault="00DD7C0F" w:rsidP="00A837DC">
            <w:pPr>
              <w:rPr>
                <w:rFonts w:ascii="Arial Narrow" w:hAnsi="Arial Narrow" w:cs="Arial"/>
                <w:color w:val="0000FF"/>
              </w:rPr>
            </w:pPr>
          </w:p>
        </w:tc>
        <w:tc>
          <w:tcPr>
            <w:tcW w:w="1888" w:type="dxa"/>
          </w:tcPr>
          <w:p w:rsidR="00DD7C0F" w:rsidRPr="00875148" w:rsidRDefault="00DD7C0F" w:rsidP="00A837DC">
            <w:pPr>
              <w:rPr>
                <w:rStyle w:val="Negritoatributo"/>
                <w:rFonts w:ascii="Arial Narrow" w:hAnsi="Arial Narrow" w:cs="Arial"/>
                <w:color w:val="0000FF"/>
              </w:rPr>
            </w:pPr>
          </w:p>
        </w:tc>
        <w:tc>
          <w:tcPr>
            <w:tcW w:w="1808" w:type="dxa"/>
          </w:tcPr>
          <w:p w:rsidR="00DD7C0F" w:rsidRPr="00875148" w:rsidRDefault="00DD7C0F" w:rsidP="00A837DC">
            <w:pPr>
              <w:rPr>
                <w:rFonts w:ascii="Arial Narrow" w:hAnsi="Arial Narrow" w:cs="Arial"/>
                <w:color w:val="0000FF"/>
              </w:rPr>
            </w:pPr>
          </w:p>
        </w:tc>
      </w:tr>
    </w:tbl>
    <w:p w:rsidR="00DD7C0F" w:rsidRPr="00875148" w:rsidRDefault="00DD7C0F" w:rsidP="00752424">
      <w:pPr>
        <w:spacing w:before="30" w:after="30"/>
        <w:ind w:left="720"/>
        <w:rPr>
          <w:rFonts w:ascii="Arial Narrow" w:hAnsi="Arial Narrow" w:cs="Arial"/>
          <w:color w:val="0000FF"/>
        </w:rPr>
      </w:pPr>
    </w:p>
    <w:p w:rsidR="00DD7C0F" w:rsidRPr="00875148" w:rsidRDefault="00DD7C0F" w:rsidP="00BE1A1C">
      <w:pPr>
        <w:pStyle w:val="Ttulo2"/>
        <w:numPr>
          <w:ilvl w:val="1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Formatação dos Relatórios;</w:t>
      </w:r>
    </w:p>
    <w:p w:rsidR="00DD7C0F" w:rsidRPr="00875148" w:rsidRDefault="00DD7C0F" w:rsidP="00BE1A1C">
      <w:pPr>
        <w:rPr>
          <w:rFonts w:ascii="Arial Narrow" w:hAnsi="Arial Narrow"/>
        </w:rPr>
      </w:pPr>
    </w:p>
    <w:tbl>
      <w:tblPr>
        <w:tblW w:w="8431" w:type="dxa"/>
        <w:tblInd w:w="7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239"/>
        <w:gridCol w:w="1496"/>
        <w:gridCol w:w="1888"/>
        <w:gridCol w:w="1808"/>
      </w:tblGrid>
      <w:tr w:rsidR="00DD7C0F" w:rsidRPr="00875148">
        <w:trPr>
          <w:trHeight w:val="204"/>
        </w:trPr>
        <w:tc>
          <w:tcPr>
            <w:tcW w:w="3239" w:type="dxa"/>
          </w:tcPr>
          <w:p w:rsidR="00DD7C0F" w:rsidRPr="00875148" w:rsidRDefault="00DD7C0F" w:rsidP="00725A0D">
            <w:pPr>
              <w:rPr>
                <w:rFonts w:ascii="Arial Narrow" w:hAnsi="Arial Narrow" w:cs="Arial"/>
                <w:b/>
                <w:caps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aps/>
                <w:color w:val="0000FF"/>
              </w:rPr>
              <w:t>COLUNA</w:t>
            </w:r>
          </w:p>
        </w:tc>
        <w:tc>
          <w:tcPr>
            <w:tcW w:w="1496" w:type="dxa"/>
          </w:tcPr>
          <w:p w:rsidR="00DD7C0F" w:rsidRPr="00875148" w:rsidRDefault="00DD7C0F" w:rsidP="00725A0D">
            <w:pPr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LABEL</w:t>
            </w:r>
          </w:p>
        </w:tc>
        <w:tc>
          <w:tcPr>
            <w:tcW w:w="1888" w:type="dxa"/>
          </w:tcPr>
          <w:p w:rsidR="00DD7C0F" w:rsidRPr="00875148" w:rsidRDefault="00DD7C0F" w:rsidP="00725A0D">
            <w:pPr>
              <w:pStyle w:val="Ttulo1"/>
              <w:ind w:left="0"/>
              <w:jc w:val="left"/>
              <w:rPr>
                <w:rFonts w:ascii="Arial Narrow" w:hAnsi="Arial Narrow" w:cs="Arial"/>
                <w:color w:val="0000FF"/>
                <w:sz w:val="20"/>
              </w:rPr>
            </w:pPr>
            <w:r w:rsidRPr="00875148">
              <w:rPr>
                <w:rFonts w:ascii="Arial Narrow" w:hAnsi="Arial Narrow" w:cs="Arial"/>
                <w:color w:val="0000FF"/>
                <w:sz w:val="20"/>
              </w:rPr>
              <w:t>TABELA</w:t>
            </w:r>
          </w:p>
        </w:tc>
        <w:tc>
          <w:tcPr>
            <w:tcW w:w="1808" w:type="dxa"/>
          </w:tcPr>
          <w:p w:rsidR="00DD7C0F" w:rsidRPr="00875148" w:rsidRDefault="00DD7C0F" w:rsidP="00725A0D">
            <w:pPr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OBJETO</w:t>
            </w:r>
          </w:p>
        </w:tc>
      </w:tr>
      <w:tr w:rsidR="00DD7C0F" w:rsidRPr="00875148">
        <w:tc>
          <w:tcPr>
            <w:tcW w:w="3239" w:type="dxa"/>
          </w:tcPr>
          <w:p w:rsidR="00DD7C0F" w:rsidRPr="00875148" w:rsidRDefault="00DD7C0F" w:rsidP="00725A0D">
            <w:pPr>
              <w:rPr>
                <w:rStyle w:val="Negritoatributo"/>
                <w:rFonts w:ascii="Arial Narrow" w:hAnsi="Arial Narrow" w:cs="Arial"/>
                <w:b w:val="0"/>
                <w:caps/>
                <w:color w:val="0000FF"/>
              </w:rPr>
            </w:pPr>
          </w:p>
        </w:tc>
        <w:tc>
          <w:tcPr>
            <w:tcW w:w="1496" w:type="dxa"/>
          </w:tcPr>
          <w:p w:rsidR="00DD7C0F" w:rsidRPr="00875148" w:rsidRDefault="00DD7C0F" w:rsidP="00725A0D">
            <w:pPr>
              <w:rPr>
                <w:rFonts w:ascii="Arial Narrow" w:hAnsi="Arial Narrow" w:cs="Arial"/>
                <w:color w:val="0000FF"/>
              </w:rPr>
            </w:pPr>
          </w:p>
        </w:tc>
        <w:tc>
          <w:tcPr>
            <w:tcW w:w="1888" w:type="dxa"/>
          </w:tcPr>
          <w:p w:rsidR="00DD7C0F" w:rsidRPr="00875148" w:rsidRDefault="00DD7C0F" w:rsidP="00725A0D">
            <w:pPr>
              <w:rPr>
                <w:rStyle w:val="Negritoatributo"/>
                <w:rFonts w:ascii="Arial Narrow" w:hAnsi="Arial Narrow" w:cs="Arial"/>
                <w:color w:val="0000FF"/>
              </w:rPr>
            </w:pPr>
          </w:p>
        </w:tc>
        <w:tc>
          <w:tcPr>
            <w:tcW w:w="1808" w:type="dxa"/>
          </w:tcPr>
          <w:p w:rsidR="00DD7C0F" w:rsidRPr="00875148" w:rsidRDefault="00DD7C0F" w:rsidP="00725A0D">
            <w:pPr>
              <w:rPr>
                <w:rFonts w:ascii="Arial Narrow" w:hAnsi="Arial Narrow" w:cs="Arial"/>
                <w:color w:val="0000FF"/>
              </w:rPr>
            </w:pPr>
          </w:p>
        </w:tc>
      </w:tr>
    </w:tbl>
    <w:p w:rsidR="00DD7C0F" w:rsidRPr="00875148" w:rsidRDefault="00DD7C0F" w:rsidP="00517854">
      <w:pPr>
        <w:pStyle w:val="Ttulo2"/>
        <w:numPr>
          <w:ilvl w:val="1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Manutenção das Tabelas;</w:t>
      </w:r>
    </w:p>
    <w:p w:rsidR="00DD7C0F" w:rsidRPr="00875148" w:rsidRDefault="00DD7C0F" w:rsidP="00517854">
      <w:pPr>
        <w:rPr>
          <w:rFonts w:ascii="Arial Narrow" w:hAnsi="Arial Narrow"/>
        </w:rPr>
      </w:pPr>
    </w:p>
    <w:p w:rsidR="00DD7C0F" w:rsidRPr="00875148" w:rsidRDefault="00DD7C0F" w:rsidP="00D82DF3">
      <w:pPr>
        <w:pStyle w:val="Ttulo2"/>
        <w:numPr>
          <w:ilvl w:val="2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Inclusão Tabela</w:t>
      </w:r>
    </w:p>
    <w:p w:rsidR="00DD7C0F" w:rsidRPr="00875148" w:rsidRDefault="00DD7C0F" w:rsidP="000F5D38">
      <w:pPr>
        <w:rPr>
          <w:rFonts w:ascii="Arial Narrow" w:hAnsi="Arial Narrow"/>
        </w:rPr>
      </w:pPr>
    </w:p>
    <w:tbl>
      <w:tblPr>
        <w:tblW w:w="6804" w:type="dxa"/>
        <w:tblInd w:w="1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520"/>
        <w:gridCol w:w="2292"/>
        <w:gridCol w:w="992"/>
      </w:tblGrid>
      <w:tr w:rsidR="00DD7C0F" w:rsidRPr="00875148" w:rsidTr="008573CA">
        <w:trPr>
          <w:trHeight w:val="204"/>
        </w:trPr>
        <w:tc>
          <w:tcPr>
            <w:tcW w:w="3520" w:type="dxa"/>
          </w:tcPr>
          <w:p w:rsidR="00DD7C0F" w:rsidRPr="00875148" w:rsidRDefault="00DD7C0F" w:rsidP="002D69A4">
            <w:pPr>
              <w:rPr>
                <w:rFonts w:ascii="Arial Narrow" w:hAnsi="Arial Narrow" w:cs="Arial"/>
                <w:b/>
                <w:caps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aps/>
                <w:color w:val="0000FF"/>
              </w:rPr>
              <w:t>COLUNA</w:t>
            </w:r>
          </w:p>
        </w:tc>
        <w:tc>
          <w:tcPr>
            <w:tcW w:w="2292" w:type="dxa"/>
          </w:tcPr>
          <w:p w:rsidR="00DD7C0F" w:rsidRPr="00875148" w:rsidRDefault="00DD7C0F" w:rsidP="002D69A4">
            <w:pPr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Conteúdo</w:t>
            </w:r>
          </w:p>
        </w:tc>
        <w:tc>
          <w:tcPr>
            <w:tcW w:w="992" w:type="dxa"/>
          </w:tcPr>
          <w:p w:rsidR="00DD7C0F" w:rsidRPr="00875148" w:rsidRDefault="00DD7C0F" w:rsidP="002B1A0A">
            <w:pPr>
              <w:pStyle w:val="Ttulo1"/>
              <w:ind w:left="0"/>
              <w:jc w:val="left"/>
              <w:rPr>
                <w:rFonts w:ascii="Arial Narrow" w:hAnsi="Arial Narrow" w:cs="Arial"/>
                <w:color w:val="0000FF"/>
                <w:sz w:val="20"/>
              </w:rPr>
            </w:pPr>
            <w:r w:rsidRPr="00875148">
              <w:rPr>
                <w:rFonts w:ascii="Arial Narrow" w:hAnsi="Arial Narrow" w:cs="Arial"/>
                <w:color w:val="0000FF"/>
                <w:sz w:val="20"/>
              </w:rPr>
              <w:t>Origem</w:t>
            </w:r>
          </w:p>
        </w:tc>
      </w:tr>
      <w:tr w:rsidR="00DD7C0F" w:rsidRPr="00875148" w:rsidTr="008573CA">
        <w:tc>
          <w:tcPr>
            <w:tcW w:w="3520" w:type="dxa"/>
          </w:tcPr>
          <w:p w:rsidR="00DD7C0F" w:rsidRPr="00875148" w:rsidRDefault="00DD7C0F" w:rsidP="00D013E8">
            <w:pPr>
              <w:rPr>
                <w:rStyle w:val="Negritoatributo"/>
                <w:rFonts w:ascii="Arial Narrow" w:hAnsi="Arial Narrow" w:cs="Arial"/>
                <w:b w:val="0"/>
                <w:caps/>
                <w:color w:val="0000FF"/>
              </w:rPr>
            </w:pPr>
          </w:p>
        </w:tc>
        <w:tc>
          <w:tcPr>
            <w:tcW w:w="2292" w:type="dxa"/>
          </w:tcPr>
          <w:p w:rsidR="00DD7C0F" w:rsidRPr="00875148" w:rsidRDefault="00DD7C0F" w:rsidP="00321262">
            <w:pPr>
              <w:rPr>
                <w:rStyle w:val="Negritoatributo"/>
                <w:rFonts w:ascii="Arial Narrow" w:hAnsi="Arial Narrow" w:cs="Arial"/>
                <w:b w:val="0"/>
                <w:color w:val="0000FF"/>
              </w:rPr>
            </w:pPr>
          </w:p>
        </w:tc>
        <w:tc>
          <w:tcPr>
            <w:tcW w:w="992" w:type="dxa"/>
          </w:tcPr>
          <w:p w:rsidR="00DD7C0F" w:rsidRPr="00875148" w:rsidRDefault="00DD7C0F" w:rsidP="002B1A0A">
            <w:pPr>
              <w:rPr>
                <w:rStyle w:val="Negritoatributo"/>
                <w:rFonts w:ascii="Arial Narrow" w:hAnsi="Arial Narrow" w:cs="Arial"/>
                <w:b w:val="0"/>
                <w:color w:val="0000FF"/>
              </w:rPr>
            </w:pPr>
          </w:p>
        </w:tc>
      </w:tr>
    </w:tbl>
    <w:p w:rsidR="00DD7C0F" w:rsidRPr="00875148" w:rsidRDefault="00DD7C0F" w:rsidP="00116B72">
      <w:pPr>
        <w:rPr>
          <w:rFonts w:ascii="Arial Narrow" w:hAnsi="Arial Narrow"/>
        </w:rPr>
      </w:pPr>
    </w:p>
    <w:p w:rsidR="00DD7C0F" w:rsidRPr="00875148" w:rsidRDefault="00DD7C0F" w:rsidP="00D82DF3">
      <w:pPr>
        <w:pStyle w:val="Ttulo2"/>
        <w:numPr>
          <w:ilvl w:val="2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Alteração Tabela</w:t>
      </w:r>
    </w:p>
    <w:p w:rsidR="00DD7C0F" w:rsidRPr="00875148" w:rsidRDefault="00DD7C0F" w:rsidP="000F5D38">
      <w:pPr>
        <w:pStyle w:val="Ttulo2"/>
        <w:numPr>
          <w:ilvl w:val="0"/>
          <w:numId w:val="0"/>
        </w:numPr>
        <w:ind w:left="1080"/>
        <w:rPr>
          <w:rFonts w:ascii="Arial Narrow" w:hAnsi="Arial Narrow"/>
          <w:sz w:val="20"/>
        </w:rPr>
      </w:pPr>
    </w:p>
    <w:tbl>
      <w:tblPr>
        <w:tblW w:w="6812" w:type="dxa"/>
        <w:tblInd w:w="14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493"/>
        <w:gridCol w:w="2370"/>
        <w:gridCol w:w="949"/>
      </w:tblGrid>
      <w:tr w:rsidR="00DD7C0F" w:rsidRPr="00875148" w:rsidTr="00974529">
        <w:trPr>
          <w:trHeight w:val="204"/>
        </w:trPr>
        <w:tc>
          <w:tcPr>
            <w:tcW w:w="3493" w:type="dxa"/>
          </w:tcPr>
          <w:p w:rsidR="00DD7C0F" w:rsidRPr="00875148" w:rsidRDefault="00DD7C0F" w:rsidP="00186729">
            <w:pPr>
              <w:rPr>
                <w:rFonts w:ascii="Arial Narrow" w:hAnsi="Arial Narrow" w:cs="Arial"/>
                <w:b/>
                <w:caps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aps/>
                <w:color w:val="0000FF"/>
              </w:rPr>
              <w:t>COLUNA</w:t>
            </w:r>
          </w:p>
        </w:tc>
        <w:tc>
          <w:tcPr>
            <w:tcW w:w="2370" w:type="dxa"/>
          </w:tcPr>
          <w:p w:rsidR="00DD7C0F" w:rsidRPr="00875148" w:rsidRDefault="00DD7C0F" w:rsidP="00186729">
            <w:pPr>
              <w:rPr>
                <w:rFonts w:ascii="Arial Narrow" w:hAnsi="Arial Narrow" w:cs="Arial"/>
                <w:b/>
                <w:color w:val="0000FF"/>
              </w:rPr>
            </w:pPr>
            <w:r w:rsidRPr="00875148">
              <w:rPr>
                <w:rFonts w:ascii="Arial Narrow" w:hAnsi="Arial Narrow" w:cs="Arial"/>
                <w:b/>
                <w:color w:val="0000FF"/>
              </w:rPr>
              <w:t>Conteúdo</w:t>
            </w:r>
          </w:p>
        </w:tc>
        <w:tc>
          <w:tcPr>
            <w:tcW w:w="949" w:type="dxa"/>
          </w:tcPr>
          <w:p w:rsidR="00DD7C0F" w:rsidRPr="00875148" w:rsidRDefault="00DD7C0F" w:rsidP="00186729">
            <w:pPr>
              <w:pStyle w:val="Ttulo1"/>
              <w:ind w:left="0"/>
              <w:jc w:val="left"/>
              <w:rPr>
                <w:rFonts w:ascii="Arial Narrow" w:hAnsi="Arial Narrow" w:cs="Arial"/>
                <w:color w:val="0000FF"/>
                <w:sz w:val="20"/>
              </w:rPr>
            </w:pPr>
            <w:r w:rsidRPr="00875148">
              <w:rPr>
                <w:rFonts w:ascii="Arial Narrow" w:hAnsi="Arial Narrow" w:cs="Arial"/>
                <w:color w:val="0000FF"/>
                <w:sz w:val="20"/>
              </w:rPr>
              <w:t>Origem</w:t>
            </w:r>
          </w:p>
        </w:tc>
      </w:tr>
      <w:tr w:rsidR="00DD7C0F" w:rsidRPr="00875148" w:rsidTr="00974529">
        <w:tc>
          <w:tcPr>
            <w:tcW w:w="3493" w:type="dxa"/>
          </w:tcPr>
          <w:p w:rsidR="00DD7C0F" w:rsidRPr="00875148" w:rsidRDefault="00DD7C0F" w:rsidP="00186729">
            <w:pPr>
              <w:rPr>
                <w:rStyle w:val="Negritoatributo"/>
                <w:rFonts w:ascii="Arial Narrow" w:hAnsi="Arial Narrow" w:cs="Arial"/>
                <w:b w:val="0"/>
                <w:caps/>
                <w:color w:val="0000FF"/>
              </w:rPr>
            </w:pPr>
          </w:p>
        </w:tc>
        <w:tc>
          <w:tcPr>
            <w:tcW w:w="2370" w:type="dxa"/>
          </w:tcPr>
          <w:p w:rsidR="00DD7C0F" w:rsidRPr="00875148" w:rsidRDefault="00DD7C0F">
            <w:pPr>
              <w:rPr>
                <w:rFonts w:ascii="Arial Narrow" w:hAnsi="Arial Narrow"/>
              </w:rPr>
            </w:pPr>
          </w:p>
        </w:tc>
        <w:tc>
          <w:tcPr>
            <w:tcW w:w="949" w:type="dxa"/>
          </w:tcPr>
          <w:p w:rsidR="00DD7C0F" w:rsidRPr="00875148" w:rsidRDefault="00DD7C0F" w:rsidP="00186729">
            <w:pPr>
              <w:rPr>
                <w:rStyle w:val="Negritoatributo"/>
                <w:rFonts w:ascii="Arial Narrow" w:hAnsi="Arial Narrow" w:cs="Arial"/>
                <w:b w:val="0"/>
                <w:color w:val="0000FF"/>
              </w:rPr>
            </w:pPr>
          </w:p>
        </w:tc>
      </w:tr>
    </w:tbl>
    <w:p w:rsidR="00DD7C0F" w:rsidRPr="00875148" w:rsidRDefault="00DD7C0F" w:rsidP="00550E13">
      <w:pPr>
        <w:pStyle w:val="Ttulo2"/>
        <w:numPr>
          <w:ilvl w:val="0"/>
          <w:numId w:val="0"/>
        </w:numPr>
        <w:ind w:left="1080"/>
        <w:rPr>
          <w:rFonts w:ascii="Arial Narrow" w:hAnsi="Arial Narrow"/>
          <w:sz w:val="20"/>
        </w:rPr>
      </w:pPr>
    </w:p>
    <w:p w:rsidR="00DD7C0F" w:rsidRPr="00875148" w:rsidRDefault="00DD7C0F" w:rsidP="00517854">
      <w:pPr>
        <w:pStyle w:val="Ttulo2"/>
        <w:numPr>
          <w:ilvl w:val="1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Descrição do processo;</w:t>
      </w:r>
    </w:p>
    <w:p w:rsidR="00DD7C0F" w:rsidRDefault="00DD7C0F" w:rsidP="00AA323C">
      <w:pPr>
        <w:rPr>
          <w:rFonts w:ascii="Arial Narrow" w:hAnsi="Arial Narrow"/>
        </w:rPr>
      </w:pPr>
    </w:p>
    <w:p w:rsidR="00DD7C0F" w:rsidRPr="00875148" w:rsidRDefault="00DD7C0F">
      <w:pPr>
        <w:pStyle w:val="Ttulo2"/>
        <w:numPr>
          <w:ilvl w:val="0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Telas envolvidas na Manutenção:</w:t>
      </w:r>
    </w:p>
    <w:p w:rsidR="00AA0230" w:rsidRDefault="00AA0230" w:rsidP="00A60E5B">
      <w:pPr>
        <w:ind w:left="786"/>
        <w:rPr>
          <w:rFonts w:ascii="Arial Narrow" w:hAnsi="Arial Narrow"/>
        </w:rPr>
      </w:pPr>
    </w:p>
    <w:p w:rsidR="00A60E5B" w:rsidRDefault="00A60E5B" w:rsidP="00A60E5B">
      <w:pPr>
        <w:ind w:left="786"/>
        <w:rPr>
          <w:rFonts w:ascii="Arial Narrow" w:hAnsi="Arial Narrow"/>
          <w:u w:val="single"/>
        </w:rPr>
      </w:pPr>
      <w:r w:rsidRPr="00A60E5B">
        <w:rPr>
          <w:rFonts w:ascii="Arial Narrow" w:hAnsi="Arial Narrow"/>
          <w:u w:val="single"/>
        </w:rPr>
        <w:t xml:space="preserve">Aba </w:t>
      </w:r>
      <w:r>
        <w:rPr>
          <w:rFonts w:ascii="Arial Narrow" w:hAnsi="Arial Narrow"/>
          <w:u w:val="single"/>
        </w:rPr>
        <w:t>–</w:t>
      </w:r>
      <w:r w:rsidRPr="00A60E5B">
        <w:rPr>
          <w:rFonts w:ascii="Arial Narrow" w:hAnsi="Arial Narrow"/>
          <w:u w:val="single"/>
        </w:rPr>
        <w:t xml:space="preserve"> Financeiro</w:t>
      </w:r>
    </w:p>
    <w:p w:rsidR="00A60E5B" w:rsidRPr="00A60E5B" w:rsidRDefault="00A60E5B" w:rsidP="00A60E5B">
      <w:pPr>
        <w:ind w:left="786"/>
        <w:rPr>
          <w:rFonts w:ascii="Arial Narrow" w:hAnsi="Arial Narrow"/>
          <w:u w:val="single"/>
        </w:rPr>
      </w:pPr>
    </w:p>
    <w:p w:rsidR="00F05BF5" w:rsidRDefault="00A60E5B" w:rsidP="00A60E5B">
      <w:pPr>
        <w:numPr>
          <w:ilvl w:val="0"/>
          <w:numId w:val="26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Contrato: Checkbox para indicação de existência de contrato para a Cota em questão. </w:t>
      </w:r>
    </w:p>
    <w:p w:rsidR="00A60E5B" w:rsidRDefault="00F05BF5" w:rsidP="00F05BF5">
      <w:pPr>
        <w:numPr>
          <w:ilvl w:val="1"/>
          <w:numId w:val="26"/>
        </w:numPr>
        <w:rPr>
          <w:rFonts w:ascii="Arial Narrow" w:hAnsi="Arial Narrow"/>
        </w:rPr>
      </w:pPr>
      <w:r>
        <w:rPr>
          <w:rFonts w:ascii="Arial Narrow" w:hAnsi="Arial Narrow"/>
        </w:rPr>
        <w:t>Impressão: Caso a flag acima for selecionada</w:t>
      </w:r>
      <w:r w:rsidR="00A60E5B">
        <w:rPr>
          <w:rFonts w:ascii="Arial Narrow" w:hAnsi="Arial Narrow"/>
        </w:rPr>
        <w:t>, o botão para impressão do mesmo (conforme regras descritas acima) será exibido (ao pressionar o botão, gera arquivo pdf).</w:t>
      </w:r>
    </w:p>
    <w:p w:rsidR="00F653DD" w:rsidRDefault="00F653DD" w:rsidP="00F05BF5">
      <w:pPr>
        <w:numPr>
          <w:ilvl w:val="1"/>
          <w:numId w:val="26"/>
        </w:numPr>
        <w:rPr>
          <w:rFonts w:ascii="Arial Narrow" w:hAnsi="Arial Narrow"/>
          <w:highlight w:val="yellow"/>
        </w:rPr>
      </w:pPr>
      <w:r w:rsidRPr="00F653DD">
        <w:rPr>
          <w:rFonts w:ascii="Arial Narrow" w:hAnsi="Arial Narrow"/>
          <w:highlight w:val="yellow"/>
        </w:rPr>
        <w:t xml:space="preserve">Data </w:t>
      </w:r>
      <w:r w:rsidR="006459A9">
        <w:rPr>
          <w:rFonts w:ascii="Arial Narrow" w:hAnsi="Arial Narrow"/>
          <w:highlight w:val="yellow"/>
        </w:rPr>
        <w:t>Início: Campo data (default a do dia, e possibilidade de alteração</w:t>
      </w:r>
      <w:r w:rsidR="006F376A">
        <w:rPr>
          <w:rFonts w:ascii="Arial Narrow" w:hAnsi="Arial Narrow"/>
          <w:highlight w:val="yellow"/>
        </w:rPr>
        <w:t>).</w:t>
      </w:r>
    </w:p>
    <w:p w:rsidR="006459A9" w:rsidRDefault="006459A9" w:rsidP="00F05BF5">
      <w:pPr>
        <w:numPr>
          <w:ilvl w:val="1"/>
          <w:numId w:val="26"/>
        </w:numPr>
        <w:rPr>
          <w:rFonts w:ascii="Arial Narrow" w:hAnsi="Arial Narrow"/>
          <w:highlight w:val="yellow"/>
        </w:rPr>
      </w:pPr>
      <w:r>
        <w:rPr>
          <w:rFonts w:ascii="Arial Narrow" w:hAnsi="Arial Narrow"/>
          <w:highlight w:val="yellow"/>
        </w:rPr>
        <w:t>Data Término: Campo data (calculado em cima da data de início mais validade do contrato, informada no Parâmetro do Distribuidor</w:t>
      </w:r>
      <w:r w:rsidR="006F376A">
        <w:rPr>
          <w:rFonts w:ascii="Arial Narrow" w:hAnsi="Arial Narrow"/>
          <w:highlight w:val="yellow"/>
        </w:rPr>
        <w:t>).</w:t>
      </w:r>
    </w:p>
    <w:p w:rsidR="00F05BF5" w:rsidRDefault="00F05BF5" w:rsidP="00F05BF5">
      <w:pPr>
        <w:numPr>
          <w:ilvl w:val="1"/>
          <w:numId w:val="26"/>
        </w:numPr>
        <w:rPr>
          <w:rFonts w:ascii="Arial Narrow" w:hAnsi="Arial Narrow"/>
          <w:highlight w:val="yellow"/>
        </w:rPr>
      </w:pPr>
      <w:r>
        <w:rPr>
          <w:rFonts w:ascii="Arial Narrow" w:hAnsi="Arial Narrow"/>
          <w:highlight w:val="yellow"/>
        </w:rPr>
        <w:t xml:space="preserve">Recebido?: flag de seleção que realizará o acompanhamento se o contrato foi recebido pela Distribuidor, com isso, possibilita a inclusão do arquivo do contrato digitalizado e desconsidera a pendência. </w:t>
      </w:r>
      <w:r w:rsidR="00C31DBB">
        <w:rPr>
          <w:rFonts w:ascii="Arial Narrow" w:hAnsi="Arial Narrow"/>
          <w:highlight w:val="yellow"/>
        </w:rPr>
        <w:t>Caso não tenha sido selecionada, a cota deve ser inclusa na lista de pendências do Follow-up da Distribuidora, conforme citada acima.</w:t>
      </w:r>
    </w:p>
    <w:p w:rsidR="001F34AC" w:rsidRPr="00F653DD" w:rsidRDefault="001F34AC" w:rsidP="00F05BF5">
      <w:pPr>
        <w:numPr>
          <w:ilvl w:val="1"/>
          <w:numId w:val="26"/>
        </w:numPr>
        <w:rPr>
          <w:rFonts w:ascii="Arial Narrow" w:hAnsi="Arial Narrow"/>
          <w:highlight w:val="yellow"/>
        </w:rPr>
      </w:pPr>
      <w:r>
        <w:rPr>
          <w:rFonts w:ascii="Arial Narrow" w:hAnsi="Arial Narrow"/>
          <w:highlight w:val="yellow"/>
        </w:rPr>
        <w:t>Campo para pesquisa e inclusão do arquivo de contrato digitalizado.</w:t>
      </w:r>
    </w:p>
    <w:p w:rsidR="00A60E5B" w:rsidRDefault="00A60E5B" w:rsidP="00A60E5B">
      <w:pPr>
        <w:numPr>
          <w:ilvl w:val="0"/>
          <w:numId w:val="26"/>
        </w:numPr>
        <w:rPr>
          <w:rFonts w:ascii="Arial Narrow" w:hAnsi="Arial Narrow"/>
        </w:rPr>
      </w:pPr>
      <w:r>
        <w:rPr>
          <w:rFonts w:ascii="Arial Narrow" w:hAnsi="Arial Narrow"/>
        </w:rPr>
        <w:lastRenderedPageBreak/>
        <w:t>Fator de Vencimento: Informação do fator de vencimento (ex.: D+0, D+1, D+2, etc...) – Default do parâmetro de cobrança do distribuidor</w:t>
      </w:r>
      <w:r w:rsidR="009B2002">
        <w:rPr>
          <w:rFonts w:ascii="Arial Narrow" w:hAnsi="Arial Narrow"/>
        </w:rPr>
        <w:t>.</w:t>
      </w:r>
    </w:p>
    <w:p w:rsidR="00A60E5B" w:rsidRDefault="00A60E5B" w:rsidP="00A60E5B">
      <w:pPr>
        <w:numPr>
          <w:ilvl w:val="0"/>
          <w:numId w:val="26"/>
        </w:numPr>
        <w:rPr>
          <w:rFonts w:ascii="Arial Narrow" w:hAnsi="Arial Narrow"/>
        </w:rPr>
      </w:pPr>
      <w:r>
        <w:rPr>
          <w:rFonts w:ascii="Arial Narrow" w:hAnsi="Arial Narrow"/>
        </w:rPr>
        <w:t>Valor Mínimo: Valor mínimo em que a Cota trabalha. – Default do parâmetro de cobrança do distribuidor</w:t>
      </w:r>
    </w:p>
    <w:p w:rsidR="00A60E5B" w:rsidDel="0013573D" w:rsidRDefault="00A60E5B" w:rsidP="00A60E5B">
      <w:pPr>
        <w:numPr>
          <w:ilvl w:val="0"/>
          <w:numId w:val="26"/>
        </w:numPr>
        <w:rPr>
          <w:del w:id="13" w:author="Kaina da Silva" w:date="2012-06-27T09:40:00Z"/>
          <w:rFonts w:ascii="Arial Narrow" w:hAnsi="Arial Narrow"/>
        </w:rPr>
      </w:pPr>
      <w:del w:id="14" w:author="Kaina da Silva" w:date="2012-06-27T09:40:00Z">
        <w:r w:rsidDel="0013573D">
          <w:rPr>
            <w:rFonts w:ascii="Arial Narrow" w:hAnsi="Arial Narrow"/>
          </w:rPr>
          <w:delText>Comissão: Percentual de comissão – Default do parâmetro de cobrança do distribuidor</w:delText>
        </w:r>
        <w:r w:rsidR="00353AF6" w:rsidDel="0013573D">
          <w:rPr>
            <w:rFonts w:ascii="Arial Narrow" w:hAnsi="Arial Narrow"/>
          </w:rPr>
          <w:delText xml:space="preserve"> </w:delText>
        </w:r>
        <w:r w:rsidR="00353AF6" w:rsidRPr="00353AF6" w:rsidDel="0013573D">
          <w:rPr>
            <w:rFonts w:ascii="Arial Narrow" w:hAnsi="Arial Narrow"/>
            <w:highlight w:val="yellow"/>
          </w:rPr>
          <w:delText>(campos não editável, deve ser default com o cadastro dos Tipos de Desconto da Cota – EMS 0212, onde caso para esta cota não tenha desconto específico informado, deve ser considerado o Geral).</w:delText>
        </w:r>
      </w:del>
    </w:p>
    <w:p w:rsidR="009B2002" w:rsidRPr="009B2002" w:rsidRDefault="009B2002" w:rsidP="00A60E5B">
      <w:pPr>
        <w:numPr>
          <w:ilvl w:val="0"/>
          <w:numId w:val="26"/>
        </w:numPr>
        <w:rPr>
          <w:rFonts w:ascii="Arial Narrow" w:hAnsi="Arial Narrow"/>
          <w:highlight w:val="yellow"/>
        </w:rPr>
      </w:pPr>
      <w:r w:rsidRPr="009B2002">
        <w:rPr>
          <w:rFonts w:ascii="Arial Narrow" w:hAnsi="Arial Narrow"/>
          <w:highlight w:val="yellow"/>
        </w:rPr>
        <w:t xml:space="preserve">Tipo de Cota: </w:t>
      </w:r>
      <w:r w:rsidR="006C5C21" w:rsidRPr="006C5C21">
        <w:rPr>
          <w:rFonts w:ascii="Arial Narrow" w:hAnsi="Arial Narrow"/>
          <w:b/>
          <w:highlight w:val="yellow"/>
        </w:rPr>
        <w:t>Conta Firme</w:t>
      </w:r>
      <w:r w:rsidRPr="009B2002">
        <w:rPr>
          <w:rFonts w:ascii="Arial Narrow" w:hAnsi="Arial Narrow"/>
          <w:highlight w:val="yellow"/>
        </w:rPr>
        <w:t xml:space="preserve"> ou Consignado. Este tipo determina o formato de cobrança desta cota, se os produtos que serão enviados para esta, serão comprado pela cota no ato do lançamento (à vista) e posteriormente tem um crédito dos exemplares devolvidos, ou se esta será consignada, ou seja, se a cota terá que pagar os produtos vendidos e só os pagará no ato do recolhimento.</w:t>
      </w:r>
      <w:r w:rsidR="00C368E3">
        <w:rPr>
          <w:rFonts w:ascii="Arial Narrow" w:hAnsi="Arial Narrow"/>
          <w:highlight w:val="yellow"/>
        </w:rPr>
        <w:t xml:space="preserve"> Estas informações serão utilizadas pela funcionalidade Gerar Cobrança.</w:t>
      </w:r>
    </w:p>
    <w:p w:rsidR="00A60E5B" w:rsidRPr="00CC76EB" w:rsidRDefault="00A60E5B" w:rsidP="00A60E5B">
      <w:pPr>
        <w:numPr>
          <w:ilvl w:val="0"/>
          <w:numId w:val="26"/>
        </w:numPr>
        <w:rPr>
          <w:rFonts w:ascii="Arial Narrow" w:hAnsi="Arial Narrow"/>
        </w:rPr>
      </w:pPr>
      <w:r>
        <w:rPr>
          <w:rFonts w:ascii="Arial Narrow" w:hAnsi="Arial Narrow"/>
        </w:rPr>
        <w:t>Sugere Suspensão</w:t>
      </w:r>
      <w:r w:rsidRPr="00CC76EB">
        <w:rPr>
          <w:rFonts w:ascii="Arial Narrow" w:hAnsi="Arial Narrow"/>
        </w:rPr>
        <w:t xml:space="preserve">: </w:t>
      </w:r>
      <w:r>
        <w:rPr>
          <w:rFonts w:ascii="Arial Narrow" w:hAnsi="Arial Narrow"/>
        </w:rPr>
        <w:t xml:space="preserve">Checkbox para indicar se a Cota deverá ou não ser suspensa de acordo com as regras de suspensão de </w:t>
      </w:r>
      <w:r w:rsidR="00DC2BF0">
        <w:rPr>
          <w:rFonts w:ascii="Arial Narrow" w:hAnsi="Arial Narrow"/>
        </w:rPr>
        <w:t xml:space="preserve">Cota. </w:t>
      </w:r>
      <w:r>
        <w:rPr>
          <w:rFonts w:ascii="Arial Narrow" w:hAnsi="Arial Narrow"/>
        </w:rPr>
        <w:t>(</w:t>
      </w:r>
      <w:r w:rsidRPr="00CC76EB">
        <w:rPr>
          <w:rFonts w:ascii="Arial Narrow" w:hAnsi="Arial Narrow"/>
        </w:rPr>
        <w:t xml:space="preserve">EMS 0023 - </w:t>
      </w:r>
      <w:r w:rsidR="00DC2BF0" w:rsidRPr="00CC76EB">
        <w:rPr>
          <w:rFonts w:ascii="Arial Narrow" w:hAnsi="Arial Narrow"/>
        </w:rPr>
        <w:t>suspensão</w:t>
      </w:r>
      <w:r w:rsidRPr="00CC76EB">
        <w:rPr>
          <w:rFonts w:ascii="Arial Narrow" w:hAnsi="Arial Narrow"/>
        </w:rPr>
        <w:t xml:space="preserve"> Cota</w:t>
      </w:r>
      <w:r>
        <w:rPr>
          <w:rFonts w:ascii="Arial Narrow" w:hAnsi="Arial Narrow"/>
        </w:rPr>
        <w:t>)</w:t>
      </w:r>
    </w:p>
    <w:p w:rsidR="00A60E5B" w:rsidRDefault="00A60E5B" w:rsidP="00A60E5B">
      <w:pPr>
        <w:numPr>
          <w:ilvl w:val="0"/>
          <w:numId w:val="26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Sugere Sugestão quando Atingir: Qtde. </w:t>
      </w:r>
      <w:r w:rsidR="006F376A">
        <w:rPr>
          <w:rFonts w:ascii="Arial Narrow" w:hAnsi="Arial Narrow"/>
        </w:rPr>
        <w:t xml:space="preserve">De </w:t>
      </w:r>
      <w:r>
        <w:rPr>
          <w:rFonts w:ascii="Arial Narrow" w:hAnsi="Arial Narrow"/>
        </w:rPr>
        <w:t xml:space="preserve">dividas em aberto ou R$? Item a ser populado pelo Parâmetro de Cobrança do Distribuidor como default, porém pode ser alterado pelo usuário nestes campos. </w:t>
      </w:r>
    </w:p>
    <w:p w:rsidR="00A60E5B" w:rsidRDefault="00A60E5B" w:rsidP="00A60E5B">
      <w:pPr>
        <w:ind w:left="1146"/>
        <w:rPr>
          <w:rFonts w:ascii="Arial Narrow" w:hAnsi="Arial Narrow"/>
        </w:rPr>
      </w:pPr>
    </w:p>
    <w:p w:rsidR="00A60E5B" w:rsidRDefault="00A60E5B" w:rsidP="00A60E5B">
      <w:pPr>
        <w:ind w:left="1146"/>
        <w:rPr>
          <w:rFonts w:ascii="Arial Narrow" w:hAnsi="Arial Narrow"/>
        </w:rPr>
      </w:pPr>
    </w:p>
    <w:p w:rsidR="00A60E5B" w:rsidRPr="00A60E5B" w:rsidRDefault="00A60E5B" w:rsidP="00A60E5B">
      <w:pPr>
        <w:ind w:left="1146"/>
        <w:rPr>
          <w:rFonts w:ascii="Arial Narrow" w:hAnsi="Arial Narrow"/>
          <w:u w:val="single"/>
        </w:rPr>
      </w:pPr>
      <w:r w:rsidRPr="00A60E5B">
        <w:rPr>
          <w:rFonts w:ascii="Arial Narrow" w:hAnsi="Arial Narrow"/>
          <w:u w:val="single"/>
        </w:rPr>
        <w:t>Pop-up – Associação de Pagamento</w:t>
      </w:r>
    </w:p>
    <w:p w:rsidR="00A60E5B" w:rsidRDefault="00A60E5B" w:rsidP="00A60E5B">
      <w:pPr>
        <w:ind w:left="1146"/>
        <w:rPr>
          <w:rFonts w:ascii="Arial Narrow" w:hAnsi="Arial Narrow"/>
        </w:rPr>
      </w:pPr>
    </w:p>
    <w:p w:rsidR="00A60E5B" w:rsidRDefault="00A60E5B" w:rsidP="00A60E5B">
      <w:pPr>
        <w:numPr>
          <w:ilvl w:val="0"/>
          <w:numId w:val="26"/>
        </w:numPr>
        <w:rPr>
          <w:rFonts w:ascii="Arial Narrow" w:hAnsi="Arial Narrow"/>
        </w:rPr>
      </w:pPr>
      <w:r>
        <w:rPr>
          <w:rFonts w:ascii="Arial Narrow" w:hAnsi="Arial Narrow"/>
        </w:rPr>
        <w:t>Fornecedores: Lista de fornecedores associados para esta cota na Aba de Fornecedores.</w:t>
      </w:r>
    </w:p>
    <w:p w:rsidR="00DA78E0" w:rsidRDefault="00DA78E0" w:rsidP="00DA78E0">
      <w:pPr>
        <w:numPr>
          <w:ilvl w:val="0"/>
          <w:numId w:val="26"/>
        </w:numPr>
        <w:rPr>
          <w:rFonts w:ascii="Arial Narrow" w:hAnsi="Arial Narrow"/>
          <w:highlight w:val="yellow"/>
        </w:rPr>
      </w:pPr>
      <w:r w:rsidRPr="00EB4D6F">
        <w:rPr>
          <w:rFonts w:ascii="Arial Narrow" w:hAnsi="Arial Narrow"/>
          <w:highlight w:val="yellow"/>
        </w:rPr>
        <w:t>Concentração Pagamento: opção que in</w:t>
      </w:r>
      <w:r>
        <w:rPr>
          <w:rFonts w:ascii="Arial Narrow" w:hAnsi="Arial Narrow"/>
          <w:highlight w:val="yellow"/>
        </w:rPr>
        <w:t>dica se a concentração é:</w:t>
      </w:r>
    </w:p>
    <w:p w:rsidR="00DA78E0" w:rsidRDefault="00DA78E0" w:rsidP="00DA78E0">
      <w:pPr>
        <w:numPr>
          <w:ilvl w:val="1"/>
          <w:numId w:val="26"/>
        </w:numPr>
        <w:rPr>
          <w:rFonts w:ascii="Arial Narrow" w:hAnsi="Arial Narrow"/>
          <w:highlight w:val="yellow"/>
        </w:rPr>
      </w:pPr>
      <w:r w:rsidRPr="00EB4D6F">
        <w:rPr>
          <w:rFonts w:ascii="Arial Narrow" w:hAnsi="Arial Narrow"/>
          <w:highlight w:val="yellow"/>
        </w:rPr>
        <w:t>Mensal</w:t>
      </w:r>
      <w:r>
        <w:rPr>
          <w:rFonts w:ascii="Arial Narrow" w:hAnsi="Arial Narrow"/>
          <w:highlight w:val="yellow"/>
        </w:rPr>
        <w:t xml:space="preserve">: </w:t>
      </w:r>
      <w:r w:rsidRPr="00EB4D6F">
        <w:rPr>
          <w:rFonts w:ascii="Arial Narrow" w:hAnsi="Arial Narrow"/>
          <w:highlight w:val="yellow"/>
        </w:rPr>
        <w:t>será exibido campo para digitar dia do mês em que ocorre a concentração</w:t>
      </w:r>
      <w:r>
        <w:rPr>
          <w:rFonts w:ascii="Arial Narrow" w:hAnsi="Arial Narrow"/>
          <w:highlight w:val="yellow"/>
        </w:rPr>
        <w:t>.</w:t>
      </w:r>
    </w:p>
    <w:p w:rsidR="00DA78E0" w:rsidRDefault="00DA78E0" w:rsidP="00DA78E0">
      <w:pPr>
        <w:numPr>
          <w:ilvl w:val="1"/>
          <w:numId w:val="26"/>
        </w:numPr>
        <w:rPr>
          <w:rFonts w:ascii="Arial Narrow" w:hAnsi="Arial Narrow"/>
          <w:highlight w:val="yellow"/>
        </w:rPr>
      </w:pPr>
      <w:r>
        <w:rPr>
          <w:rFonts w:ascii="Arial Narrow" w:hAnsi="Arial Narrow"/>
          <w:highlight w:val="yellow"/>
        </w:rPr>
        <w:t>Quinzenal: serão exibidos dois campos: um para digitar o primeiro dia do mês que será o vencimento, e o segundo a funcionalidade deverá somar 14 dias automaticamente (segundo campo não editável).</w:t>
      </w:r>
    </w:p>
    <w:p w:rsidR="00DA78E0" w:rsidRDefault="00DA78E0" w:rsidP="00DA78E0">
      <w:pPr>
        <w:numPr>
          <w:ilvl w:val="1"/>
          <w:numId w:val="26"/>
        </w:numPr>
        <w:rPr>
          <w:rFonts w:ascii="Arial Narrow" w:hAnsi="Arial Narrow"/>
          <w:highlight w:val="yellow"/>
        </w:rPr>
      </w:pPr>
      <w:r w:rsidRPr="00EB4D6F">
        <w:rPr>
          <w:rFonts w:ascii="Arial Narrow" w:hAnsi="Arial Narrow"/>
          <w:highlight w:val="yellow"/>
        </w:rPr>
        <w:t>Semanal</w:t>
      </w:r>
      <w:r>
        <w:rPr>
          <w:rFonts w:ascii="Arial Narrow" w:hAnsi="Arial Narrow"/>
          <w:highlight w:val="yellow"/>
        </w:rPr>
        <w:t>:</w:t>
      </w:r>
      <w:r w:rsidRPr="00172F20">
        <w:rPr>
          <w:rFonts w:ascii="Arial Narrow" w:hAnsi="Arial Narrow"/>
          <w:highlight w:val="yellow"/>
        </w:rPr>
        <w:t xml:space="preserve"> </w:t>
      </w:r>
      <w:r w:rsidRPr="00EB4D6F">
        <w:rPr>
          <w:rFonts w:ascii="Arial Narrow" w:hAnsi="Arial Narrow"/>
          <w:highlight w:val="yellow"/>
        </w:rPr>
        <w:t xml:space="preserve">será exibida opção de múltipla escolha com os dias da semana (Checkbox com as opções S, T, Q, Q, S, S, D), </w:t>
      </w:r>
      <w:r>
        <w:rPr>
          <w:rFonts w:ascii="Arial Narrow" w:hAnsi="Arial Narrow"/>
          <w:highlight w:val="yellow"/>
        </w:rPr>
        <w:t>possibilitando assim, a seleção de um ou mais dias na semana para concentração do pagamento.</w:t>
      </w:r>
    </w:p>
    <w:p w:rsidR="00DA78E0" w:rsidRDefault="00DA78E0" w:rsidP="00DA78E0">
      <w:pPr>
        <w:numPr>
          <w:ilvl w:val="1"/>
          <w:numId w:val="26"/>
        </w:numPr>
        <w:rPr>
          <w:rFonts w:ascii="Arial Narrow" w:hAnsi="Arial Narrow"/>
          <w:highlight w:val="yellow"/>
        </w:rPr>
      </w:pPr>
      <w:r>
        <w:rPr>
          <w:rFonts w:ascii="Arial Narrow" w:hAnsi="Arial Narrow"/>
          <w:highlight w:val="yellow"/>
        </w:rPr>
        <w:t>Diária: teremos uma flag de seleção, esta opção não possibilita concentração de pagamento, onde todos os dias que tivermos geração de cobrança.</w:t>
      </w:r>
    </w:p>
    <w:p w:rsidR="00DA78E0" w:rsidRPr="00EB4D6F" w:rsidRDefault="00DA78E0" w:rsidP="00DA78E0">
      <w:pPr>
        <w:ind w:left="1506"/>
        <w:rPr>
          <w:rFonts w:ascii="Arial Narrow" w:hAnsi="Arial Narrow"/>
          <w:highlight w:val="yellow"/>
        </w:rPr>
      </w:pPr>
      <w:r w:rsidRPr="00EB4D6F">
        <w:rPr>
          <w:rFonts w:ascii="Arial Narrow" w:hAnsi="Arial Narrow"/>
          <w:highlight w:val="yellow"/>
        </w:rPr>
        <w:t>Default do parâmetro de cobrança do distribuidor. (alterado por Eduardo em 09/05). (Vide tela do protótipo)</w:t>
      </w:r>
    </w:p>
    <w:p w:rsidR="00E7654E" w:rsidRDefault="00CC76EB" w:rsidP="00E7654E">
      <w:pPr>
        <w:numPr>
          <w:ilvl w:val="0"/>
          <w:numId w:val="26"/>
        </w:numPr>
        <w:rPr>
          <w:rFonts w:ascii="Arial Narrow" w:hAnsi="Arial Narrow"/>
        </w:rPr>
      </w:pPr>
      <w:r>
        <w:rPr>
          <w:rFonts w:ascii="Arial Narrow" w:hAnsi="Arial Narrow"/>
        </w:rPr>
        <w:t>Tipo de Pagamento</w:t>
      </w:r>
      <w:r w:rsidR="00C50460" w:rsidRPr="00566681">
        <w:rPr>
          <w:rFonts w:ascii="Arial Narrow" w:hAnsi="Arial Narrow"/>
        </w:rPr>
        <w:t xml:space="preserve">: </w:t>
      </w:r>
      <w:r w:rsidR="00261245">
        <w:rPr>
          <w:rFonts w:ascii="Arial Narrow" w:hAnsi="Arial Narrow"/>
        </w:rPr>
        <w:t>Combo com as seguintes opções:</w:t>
      </w:r>
    </w:p>
    <w:p w:rsidR="00261245" w:rsidRDefault="00CC76EB" w:rsidP="00261245">
      <w:pPr>
        <w:ind w:left="1146"/>
        <w:rPr>
          <w:rFonts w:ascii="Arial Narrow" w:hAnsi="Arial Narrow"/>
        </w:rPr>
      </w:pPr>
      <w:r>
        <w:rPr>
          <w:rFonts w:ascii="Arial Narrow" w:hAnsi="Arial Narrow"/>
        </w:rPr>
        <w:t>- Boleto</w:t>
      </w:r>
    </w:p>
    <w:p w:rsidR="00F41027" w:rsidRDefault="00F41027" w:rsidP="00F41027">
      <w:pPr>
        <w:ind w:left="1146"/>
        <w:rPr>
          <w:rFonts w:ascii="Arial Narrow" w:hAnsi="Arial Narrow"/>
        </w:rPr>
      </w:pPr>
      <w:r>
        <w:rPr>
          <w:rFonts w:ascii="Arial Narrow" w:hAnsi="Arial Narrow"/>
        </w:rPr>
        <w:tab/>
        <w:t>Ao selecionar Boletos, surgem os seguintes campos a serem preenchidos:</w:t>
      </w:r>
    </w:p>
    <w:p w:rsidR="00B33365" w:rsidRDefault="00B33365" w:rsidP="00261245">
      <w:pPr>
        <w:ind w:left="1146"/>
        <w:rPr>
          <w:rFonts w:ascii="Arial Narrow" w:hAnsi="Arial Narrow"/>
        </w:rPr>
      </w:pPr>
    </w:p>
    <w:p w:rsidR="006D17F9" w:rsidRPr="009C0FAD" w:rsidRDefault="00B33365" w:rsidP="009C0FAD">
      <w:pPr>
        <w:pStyle w:val="PargrafodaLista"/>
        <w:numPr>
          <w:ilvl w:val="0"/>
          <w:numId w:val="27"/>
        </w:numPr>
        <w:rPr>
          <w:rFonts w:ascii="Arial Narrow" w:hAnsi="Arial Narrow"/>
        </w:rPr>
      </w:pPr>
      <w:r w:rsidRPr="009C0FAD">
        <w:rPr>
          <w:rFonts w:ascii="Arial Narrow" w:hAnsi="Arial Narrow"/>
        </w:rPr>
        <w:t>Nome do banco (selecionar em combo</w:t>
      </w:r>
      <w:r w:rsidR="00F052ED">
        <w:rPr>
          <w:rFonts w:ascii="Arial Narrow" w:hAnsi="Arial Narrow"/>
        </w:rPr>
        <w:t xml:space="preserve"> com bancos cadastrados</w:t>
      </w:r>
      <w:r w:rsidR="00C31DBB" w:rsidRPr="00C31DBB">
        <w:rPr>
          <w:rFonts w:ascii="Arial Narrow" w:hAnsi="Arial Narrow"/>
          <w:highlight w:val="yellow"/>
        </w:rPr>
        <w:t>, deve trazer o Apelido do Banco</w:t>
      </w:r>
      <w:r w:rsidRPr="009C0FAD">
        <w:rPr>
          <w:rFonts w:ascii="Arial Narrow" w:hAnsi="Arial Narrow"/>
        </w:rPr>
        <w:t>)</w:t>
      </w:r>
    </w:p>
    <w:p w:rsidR="00B33365" w:rsidRDefault="00B33365" w:rsidP="009C0FAD">
      <w:pPr>
        <w:pStyle w:val="PargrafodaLista"/>
        <w:numPr>
          <w:ilvl w:val="0"/>
          <w:numId w:val="27"/>
        </w:numPr>
        <w:rPr>
          <w:rFonts w:ascii="Arial Narrow" w:hAnsi="Arial Narrow"/>
        </w:rPr>
      </w:pPr>
      <w:r w:rsidRPr="009C0FAD">
        <w:rPr>
          <w:rFonts w:ascii="Arial Narrow" w:hAnsi="Arial Narrow"/>
        </w:rPr>
        <w:t>Envia por e-mail?</w:t>
      </w:r>
      <w:r w:rsidR="00F41027">
        <w:rPr>
          <w:rFonts w:ascii="Arial Narrow" w:hAnsi="Arial Narrow"/>
        </w:rPr>
        <w:t xml:space="preserve"> </w:t>
      </w:r>
      <w:r w:rsidR="000C7E57">
        <w:rPr>
          <w:rFonts w:ascii="Arial Narrow" w:hAnsi="Arial Narrow"/>
        </w:rPr>
        <w:t xml:space="preserve">(se sim, é obrigatório ter um </w:t>
      </w:r>
      <w:r w:rsidR="00C31DBB">
        <w:rPr>
          <w:rFonts w:ascii="Arial Narrow" w:hAnsi="Arial Narrow"/>
        </w:rPr>
        <w:t>e-mail</w:t>
      </w:r>
      <w:r w:rsidR="000C7E57">
        <w:rPr>
          <w:rFonts w:ascii="Arial Narrow" w:hAnsi="Arial Narrow"/>
        </w:rPr>
        <w:t xml:space="preserve"> cadastrado</w:t>
      </w:r>
      <w:r w:rsidR="00C31DBB">
        <w:rPr>
          <w:rFonts w:ascii="Arial Narrow" w:hAnsi="Arial Narrow"/>
        </w:rPr>
        <w:t>) (Checkbox</w:t>
      </w:r>
      <w:r w:rsidR="00F41027">
        <w:rPr>
          <w:rFonts w:ascii="Arial Narrow" w:hAnsi="Arial Narrow"/>
        </w:rPr>
        <w:t>)</w:t>
      </w:r>
    </w:p>
    <w:p w:rsidR="00E24FB6" w:rsidRDefault="00E24FB6" w:rsidP="00E24FB6">
      <w:pPr>
        <w:ind w:left="1146"/>
        <w:rPr>
          <w:rFonts w:ascii="Arial Narrow" w:hAnsi="Arial Narrow"/>
        </w:rPr>
      </w:pPr>
    </w:p>
    <w:p w:rsidR="00E24FB6" w:rsidRDefault="00E24FB6" w:rsidP="00E24FB6">
      <w:pPr>
        <w:ind w:left="1146"/>
        <w:rPr>
          <w:rFonts w:ascii="Arial Narrow" w:hAnsi="Arial Narrow"/>
        </w:rPr>
      </w:pPr>
      <w:r>
        <w:rPr>
          <w:rFonts w:ascii="Arial Narrow" w:hAnsi="Arial Narrow"/>
        </w:rPr>
        <w:t>- Boleto em Branco</w:t>
      </w:r>
    </w:p>
    <w:p w:rsidR="00E24FB6" w:rsidRDefault="00E24FB6" w:rsidP="00E24FB6">
      <w:pPr>
        <w:ind w:left="1146"/>
        <w:rPr>
          <w:rFonts w:ascii="Arial Narrow" w:hAnsi="Arial Narrow"/>
        </w:rPr>
      </w:pPr>
      <w:r>
        <w:rPr>
          <w:rFonts w:ascii="Arial Narrow" w:hAnsi="Arial Narrow"/>
        </w:rPr>
        <w:tab/>
        <w:t>Ao selecionar Boletos em Branco, surgem os seguintes campos a serem preenchidos:</w:t>
      </w:r>
    </w:p>
    <w:p w:rsidR="00E24FB6" w:rsidRDefault="00E24FB6" w:rsidP="00E24FB6">
      <w:pPr>
        <w:ind w:left="1146"/>
        <w:rPr>
          <w:rFonts w:ascii="Arial Narrow" w:hAnsi="Arial Narrow"/>
        </w:rPr>
      </w:pPr>
    </w:p>
    <w:p w:rsidR="00E24FB6" w:rsidRPr="009C0FAD" w:rsidRDefault="00E24FB6" w:rsidP="00E24FB6">
      <w:pPr>
        <w:pStyle w:val="PargrafodaLista"/>
        <w:numPr>
          <w:ilvl w:val="0"/>
          <w:numId w:val="27"/>
        </w:numPr>
        <w:rPr>
          <w:rFonts w:ascii="Arial Narrow" w:hAnsi="Arial Narrow"/>
        </w:rPr>
      </w:pPr>
      <w:r w:rsidRPr="009C0FAD">
        <w:rPr>
          <w:rFonts w:ascii="Arial Narrow" w:hAnsi="Arial Narrow"/>
        </w:rPr>
        <w:t>Nome do banco (selecionar em combo</w:t>
      </w:r>
      <w:r>
        <w:rPr>
          <w:rFonts w:ascii="Arial Narrow" w:hAnsi="Arial Narrow"/>
        </w:rPr>
        <w:t xml:space="preserve"> com bancos cadastrados</w:t>
      </w:r>
      <w:r w:rsidR="00C31DBB" w:rsidRPr="00C31DBB">
        <w:rPr>
          <w:rFonts w:ascii="Arial Narrow" w:hAnsi="Arial Narrow"/>
          <w:highlight w:val="yellow"/>
        </w:rPr>
        <w:t>, deve trazer o Apelido do Banco</w:t>
      </w:r>
      <w:r w:rsidRPr="009C0FAD">
        <w:rPr>
          <w:rFonts w:ascii="Arial Narrow" w:hAnsi="Arial Narrow"/>
        </w:rPr>
        <w:t>)</w:t>
      </w:r>
    </w:p>
    <w:p w:rsidR="00E24FB6" w:rsidRPr="009C0FAD" w:rsidRDefault="00E24FB6" w:rsidP="00E24FB6">
      <w:pPr>
        <w:pStyle w:val="PargrafodaLista"/>
        <w:numPr>
          <w:ilvl w:val="0"/>
          <w:numId w:val="27"/>
        </w:numPr>
        <w:rPr>
          <w:rFonts w:ascii="Arial Narrow" w:hAnsi="Arial Narrow"/>
        </w:rPr>
      </w:pPr>
      <w:r w:rsidRPr="009C0FAD">
        <w:rPr>
          <w:rFonts w:ascii="Arial Narrow" w:hAnsi="Arial Narrow"/>
        </w:rPr>
        <w:t>Envia por e-mail?</w:t>
      </w:r>
      <w:r>
        <w:rPr>
          <w:rFonts w:ascii="Arial Narrow" w:hAnsi="Arial Narrow"/>
        </w:rPr>
        <w:t xml:space="preserve"> </w:t>
      </w:r>
      <w:r w:rsidR="000C7E57">
        <w:rPr>
          <w:rFonts w:ascii="Arial Narrow" w:hAnsi="Arial Narrow"/>
        </w:rPr>
        <w:t xml:space="preserve">(se sim, é obrigatório ter um </w:t>
      </w:r>
      <w:r w:rsidR="00C31DBB">
        <w:rPr>
          <w:rFonts w:ascii="Arial Narrow" w:hAnsi="Arial Narrow"/>
        </w:rPr>
        <w:t>e-mail</w:t>
      </w:r>
      <w:r w:rsidR="000C7E57">
        <w:rPr>
          <w:rFonts w:ascii="Arial Narrow" w:hAnsi="Arial Narrow"/>
        </w:rPr>
        <w:t xml:space="preserve"> cadastrado</w:t>
      </w:r>
      <w:r w:rsidR="00C31DBB">
        <w:rPr>
          <w:rFonts w:ascii="Arial Narrow" w:hAnsi="Arial Narrow"/>
        </w:rPr>
        <w:t>) (Checkbox</w:t>
      </w:r>
      <w:r>
        <w:rPr>
          <w:rFonts w:ascii="Arial Narrow" w:hAnsi="Arial Narrow"/>
        </w:rPr>
        <w:t>)</w:t>
      </w:r>
    </w:p>
    <w:p w:rsidR="00E24FB6" w:rsidRPr="009C0FAD" w:rsidRDefault="00E24FB6" w:rsidP="004F10A0">
      <w:pPr>
        <w:pStyle w:val="PargrafodaLista"/>
        <w:ind w:left="2160"/>
        <w:rPr>
          <w:rFonts w:ascii="Arial Narrow" w:hAnsi="Arial Narrow"/>
        </w:rPr>
      </w:pPr>
    </w:p>
    <w:p w:rsidR="00B33365" w:rsidRDefault="00B33365" w:rsidP="00261245">
      <w:pPr>
        <w:ind w:left="1146"/>
        <w:rPr>
          <w:rFonts w:ascii="Arial Narrow" w:hAnsi="Arial Narrow"/>
        </w:rPr>
      </w:pPr>
    </w:p>
    <w:p w:rsidR="00261245" w:rsidRDefault="00CC76EB" w:rsidP="00261245">
      <w:pPr>
        <w:ind w:left="1146"/>
        <w:rPr>
          <w:rFonts w:ascii="Arial Narrow" w:hAnsi="Arial Narrow"/>
        </w:rPr>
      </w:pPr>
      <w:r>
        <w:rPr>
          <w:rFonts w:ascii="Arial Narrow" w:hAnsi="Arial Narrow"/>
        </w:rPr>
        <w:t>- Cheque</w:t>
      </w:r>
      <w:ins w:id="15" w:author="Francivaldo Nogueira Alecrim_DISCOVER" w:date="2012-03-26T10:34:00Z">
        <w:r w:rsidR="004F10A0">
          <w:rPr>
            <w:rFonts w:ascii="Arial Narrow" w:hAnsi="Arial Narrow"/>
          </w:rPr>
          <w:t xml:space="preserve"> </w:t>
        </w:r>
      </w:ins>
      <w:r w:rsidR="004F10A0">
        <w:rPr>
          <w:rFonts w:ascii="Arial Narrow" w:hAnsi="Arial Narrow"/>
        </w:rPr>
        <w:t>(ha necessidade de colocar informações bancárias, como banco que o distribuidor trabalha, e as informações bancarias da Cota, apenas para identificar banco e conta do cheque da cota)</w:t>
      </w:r>
    </w:p>
    <w:p w:rsidR="00F41027" w:rsidRDefault="00F41027" w:rsidP="00261245">
      <w:pPr>
        <w:ind w:left="1146"/>
        <w:rPr>
          <w:rFonts w:ascii="Arial Narrow" w:hAnsi="Arial Narrow"/>
        </w:rPr>
      </w:pPr>
      <w:r>
        <w:rPr>
          <w:rFonts w:ascii="Arial Narrow" w:hAnsi="Arial Narrow"/>
        </w:rPr>
        <w:tab/>
        <w:t>Ao selecionar Cheque, surgem os seguintes campos a serem preenchidos:</w:t>
      </w:r>
    </w:p>
    <w:p w:rsidR="00B33365" w:rsidRDefault="00B33365" w:rsidP="00261245">
      <w:pPr>
        <w:ind w:left="1146"/>
        <w:rPr>
          <w:rFonts w:ascii="Arial Narrow" w:hAnsi="Arial Narrow"/>
        </w:rPr>
      </w:pPr>
    </w:p>
    <w:p w:rsidR="00F41027" w:rsidRDefault="00F41027" w:rsidP="009C0FAD">
      <w:pPr>
        <w:pStyle w:val="PargrafodaLista"/>
        <w:numPr>
          <w:ilvl w:val="0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Dados bancários - distribuidor:</w:t>
      </w:r>
    </w:p>
    <w:p w:rsidR="00F41027" w:rsidRDefault="00F41027" w:rsidP="009C0FAD">
      <w:pPr>
        <w:pStyle w:val="PargrafodaLista"/>
        <w:numPr>
          <w:ilvl w:val="1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Nome do banco (buscar nos bancos cadastrados</w:t>
      </w:r>
      <w:r w:rsidR="00C31DBB" w:rsidRPr="00C31DBB">
        <w:rPr>
          <w:rFonts w:ascii="Arial Narrow" w:hAnsi="Arial Narrow"/>
          <w:highlight w:val="yellow"/>
        </w:rPr>
        <w:t>, deve trazer o Apelido do Banco</w:t>
      </w:r>
      <w:r>
        <w:rPr>
          <w:rFonts w:ascii="Arial Narrow" w:hAnsi="Arial Narrow"/>
        </w:rPr>
        <w:t>);</w:t>
      </w:r>
    </w:p>
    <w:p w:rsidR="00F41027" w:rsidRDefault="00F41027" w:rsidP="009C0FAD">
      <w:pPr>
        <w:pStyle w:val="PargrafodaLista"/>
        <w:numPr>
          <w:ilvl w:val="0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Dados bancários – cota:</w:t>
      </w:r>
    </w:p>
    <w:p w:rsidR="00F41027" w:rsidRDefault="00F41027" w:rsidP="009C0FAD">
      <w:pPr>
        <w:pStyle w:val="PargrafodaLista"/>
        <w:numPr>
          <w:ilvl w:val="1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Número Banco</w:t>
      </w:r>
    </w:p>
    <w:p w:rsidR="00F41027" w:rsidRDefault="00F41027" w:rsidP="009C0FAD">
      <w:pPr>
        <w:pStyle w:val="PargrafodaLista"/>
        <w:numPr>
          <w:ilvl w:val="1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Nome Banco</w:t>
      </w:r>
    </w:p>
    <w:p w:rsidR="00F41027" w:rsidRDefault="00F41027" w:rsidP="009C0FAD">
      <w:pPr>
        <w:pStyle w:val="PargrafodaLista"/>
        <w:numPr>
          <w:ilvl w:val="1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Agência</w:t>
      </w:r>
    </w:p>
    <w:p w:rsidR="00B33365" w:rsidRPr="00C36C0B" w:rsidRDefault="00C36C0B" w:rsidP="00C36C0B">
      <w:pPr>
        <w:pStyle w:val="PargrafodaLista"/>
        <w:numPr>
          <w:ilvl w:val="1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Conta </w:t>
      </w:r>
      <w:r w:rsidR="00F41027" w:rsidRPr="00C36C0B">
        <w:rPr>
          <w:rFonts w:ascii="Arial Narrow" w:hAnsi="Arial Narrow"/>
        </w:rPr>
        <w:t>corrente</w:t>
      </w:r>
    </w:p>
    <w:p w:rsidR="00B33365" w:rsidRDefault="00B33365" w:rsidP="00261245">
      <w:pPr>
        <w:ind w:left="1146"/>
        <w:rPr>
          <w:rFonts w:ascii="Arial Narrow" w:hAnsi="Arial Narrow"/>
        </w:rPr>
      </w:pPr>
    </w:p>
    <w:p w:rsidR="006D17F9" w:rsidRDefault="006D17F9" w:rsidP="00261245">
      <w:pPr>
        <w:ind w:left="1146"/>
        <w:rPr>
          <w:rFonts w:ascii="Arial Narrow" w:hAnsi="Arial Narrow"/>
        </w:rPr>
      </w:pPr>
      <w:r>
        <w:rPr>
          <w:rFonts w:ascii="Arial Narrow" w:hAnsi="Arial Narrow"/>
        </w:rPr>
        <w:t>- Depósito</w:t>
      </w:r>
    </w:p>
    <w:p w:rsidR="00F052ED" w:rsidRDefault="00F052ED" w:rsidP="009C0FAD">
      <w:pPr>
        <w:ind w:left="1146" w:firstLine="294"/>
        <w:rPr>
          <w:rFonts w:ascii="Arial Narrow" w:hAnsi="Arial Narrow"/>
        </w:rPr>
      </w:pPr>
      <w:r>
        <w:rPr>
          <w:rFonts w:ascii="Arial Narrow" w:hAnsi="Arial Narrow"/>
        </w:rPr>
        <w:t>Ao selecionar Depósito, surgem os seguintes campos a serem preenchidos:</w:t>
      </w:r>
    </w:p>
    <w:p w:rsidR="00F052ED" w:rsidRDefault="00F052ED" w:rsidP="009C0FAD">
      <w:pPr>
        <w:rPr>
          <w:rFonts w:ascii="Arial Narrow" w:hAnsi="Arial Narrow"/>
        </w:rPr>
      </w:pPr>
    </w:p>
    <w:p w:rsidR="00F052ED" w:rsidRPr="009C0FAD" w:rsidRDefault="00F052ED" w:rsidP="009C0FAD">
      <w:pPr>
        <w:pStyle w:val="PargrafodaLista"/>
        <w:numPr>
          <w:ilvl w:val="0"/>
          <w:numId w:val="35"/>
        </w:numPr>
        <w:rPr>
          <w:rFonts w:ascii="Arial Narrow" w:hAnsi="Arial Narrow"/>
        </w:rPr>
      </w:pPr>
      <w:r>
        <w:rPr>
          <w:rFonts w:ascii="Arial Narrow" w:hAnsi="Arial Narrow"/>
        </w:rPr>
        <w:t>Nome do banco (selecionar em combo com bancos cadastrados</w:t>
      </w:r>
      <w:r w:rsidR="00C31DBB" w:rsidRPr="00C31DBB">
        <w:rPr>
          <w:rFonts w:ascii="Arial Narrow" w:hAnsi="Arial Narrow"/>
          <w:highlight w:val="yellow"/>
        </w:rPr>
        <w:t>, deve trazer o Apelido do Banco</w:t>
      </w:r>
      <w:r>
        <w:rPr>
          <w:rFonts w:ascii="Arial Narrow" w:hAnsi="Arial Narrow"/>
        </w:rPr>
        <w:t>)</w:t>
      </w:r>
    </w:p>
    <w:p w:rsidR="00B33365" w:rsidRDefault="00B33365" w:rsidP="00261245">
      <w:pPr>
        <w:ind w:left="1146"/>
        <w:rPr>
          <w:rFonts w:ascii="Arial Narrow" w:hAnsi="Arial Narrow"/>
        </w:rPr>
      </w:pPr>
    </w:p>
    <w:p w:rsidR="006D17F9" w:rsidRDefault="006D17F9" w:rsidP="00261245">
      <w:pPr>
        <w:ind w:left="1146"/>
        <w:rPr>
          <w:rFonts w:ascii="Arial Narrow" w:hAnsi="Arial Narrow"/>
        </w:rPr>
      </w:pPr>
      <w:r>
        <w:rPr>
          <w:rFonts w:ascii="Arial Narrow" w:hAnsi="Arial Narrow"/>
        </w:rPr>
        <w:t>- Transferência bancária</w:t>
      </w:r>
    </w:p>
    <w:p w:rsidR="00F052ED" w:rsidRDefault="00F052ED" w:rsidP="00261245">
      <w:pPr>
        <w:ind w:left="1146"/>
        <w:rPr>
          <w:rFonts w:ascii="Arial Narrow" w:hAnsi="Arial Narrow"/>
        </w:rPr>
      </w:pPr>
      <w:r>
        <w:rPr>
          <w:rFonts w:ascii="Arial Narrow" w:hAnsi="Arial Narrow"/>
        </w:rPr>
        <w:tab/>
        <w:t>Ao selecionar Transferência Bancária, surgem os seguintes campos a serem preenchidos:</w:t>
      </w:r>
    </w:p>
    <w:p w:rsidR="00B33365" w:rsidRDefault="00B33365" w:rsidP="00261245">
      <w:pPr>
        <w:ind w:left="1146"/>
        <w:rPr>
          <w:rFonts w:ascii="Arial Narrow" w:hAnsi="Arial Narrow"/>
        </w:rPr>
      </w:pPr>
    </w:p>
    <w:p w:rsidR="00F052ED" w:rsidRDefault="00F052ED" w:rsidP="00F052ED">
      <w:pPr>
        <w:pStyle w:val="PargrafodaLista"/>
        <w:numPr>
          <w:ilvl w:val="0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Dados bancários - distribuidor:</w:t>
      </w:r>
    </w:p>
    <w:p w:rsidR="00F052ED" w:rsidRDefault="00F052ED" w:rsidP="00F052ED">
      <w:pPr>
        <w:pStyle w:val="PargrafodaLista"/>
        <w:numPr>
          <w:ilvl w:val="1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Nome do banco (buscar nos bancos cadastrados</w:t>
      </w:r>
      <w:r w:rsidR="00C31DBB" w:rsidRPr="00C31DBB">
        <w:rPr>
          <w:rFonts w:ascii="Arial Narrow" w:hAnsi="Arial Narrow"/>
          <w:highlight w:val="yellow"/>
        </w:rPr>
        <w:t>, deve trazer o Apelido do Banco</w:t>
      </w:r>
      <w:r>
        <w:rPr>
          <w:rFonts w:ascii="Arial Narrow" w:hAnsi="Arial Narrow"/>
        </w:rPr>
        <w:t>);</w:t>
      </w:r>
    </w:p>
    <w:p w:rsidR="00F052ED" w:rsidRDefault="00F052ED" w:rsidP="00F052ED">
      <w:pPr>
        <w:pStyle w:val="PargrafodaLista"/>
        <w:numPr>
          <w:ilvl w:val="0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Dados bancários – cota:</w:t>
      </w:r>
    </w:p>
    <w:p w:rsidR="00F052ED" w:rsidRDefault="00F052ED" w:rsidP="00F052ED">
      <w:pPr>
        <w:pStyle w:val="PargrafodaLista"/>
        <w:numPr>
          <w:ilvl w:val="1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Número Banco</w:t>
      </w:r>
    </w:p>
    <w:p w:rsidR="00F052ED" w:rsidRDefault="00F052ED" w:rsidP="00F052ED">
      <w:pPr>
        <w:pStyle w:val="PargrafodaLista"/>
        <w:numPr>
          <w:ilvl w:val="1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Nome Banco</w:t>
      </w:r>
    </w:p>
    <w:p w:rsidR="00F052ED" w:rsidRDefault="00F052ED" w:rsidP="00F052ED">
      <w:pPr>
        <w:pStyle w:val="PargrafodaLista"/>
        <w:numPr>
          <w:ilvl w:val="1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Agência</w:t>
      </w:r>
    </w:p>
    <w:p w:rsidR="00F052ED" w:rsidRPr="00F41027" w:rsidRDefault="00F052ED" w:rsidP="00F052ED">
      <w:pPr>
        <w:pStyle w:val="PargrafodaLista"/>
        <w:numPr>
          <w:ilvl w:val="1"/>
          <w:numId w:val="28"/>
        </w:numPr>
        <w:rPr>
          <w:rFonts w:ascii="Arial Narrow" w:hAnsi="Arial Narrow"/>
        </w:rPr>
      </w:pPr>
      <w:r>
        <w:rPr>
          <w:rFonts w:ascii="Arial Narrow" w:hAnsi="Arial Narrow"/>
        </w:rPr>
        <w:t>Conta</w:t>
      </w:r>
      <w:r w:rsidR="00C36C0B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corrente</w:t>
      </w:r>
    </w:p>
    <w:p w:rsidR="00B33365" w:rsidRDefault="00B33365" w:rsidP="00261245">
      <w:pPr>
        <w:ind w:left="1146"/>
        <w:rPr>
          <w:rFonts w:ascii="Arial Narrow" w:hAnsi="Arial Narrow"/>
        </w:rPr>
      </w:pPr>
    </w:p>
    <w:p w:rsidR="00CC76EB" w:rsidRDefault="000C0804" w:rsidP="00261245">
      <w:pPr>
        <w:ind w:left="1146"/>
        <w:rPr>
          <w:rFonts w:ascii="Arial Narrow" w:hAnsi="Arial Narrow"/>
        </w:rPr>
      </w:pPr>
      <w:r>
        <w:rPr>
          <w:rFonts w:ascii="Arial Narrow" w:hAnsi="Arial Narrow"/>
        </w:rPr>
        <w:t>Para Dinheiro e Outros não haverá entrada de informações como os itens acima.</w:t>
      </w:r>
    </w:p>
    <w:p w:rsidR="00CC76EB" w:rsidRDefault="00CC76EB" w:rsidP="009C0FAD">
      <w:pPr>
        <w:ind w:left="1146"/>
        <w:rPr>
          <w:rFonts w:ascii="Arial Narrow" w:hAnsi="Arial Narrow"/>
        </w:rPr>
      </w:pPr>
    </w:p>
    <w:p w:rsidR="002A358E" w:rsidRDefault="002A358E" w:rsidP="002A358E">
      <w:pPr>
        <w:ind w:left="426"/>
        <w:rPr>
          <w:rFonts w:ascii="Arial Narrow" w:hAnsi="Arial Narrow"/>
        </w:rPr>
      </w:pPr>
      <w:r>
        <w:rPr>
          <w:rFonts w:ascii="Arial Narrow" w:hAnsi="Arial Narrow"/>
        </w:rPr>
        <w:t>Botões:</w:t>
      </w:r>
    </w:p>
    <w:p w:rsidR="002A358E" w:rsidRDefault="002A358E" w:rsidP="002A358E">
      <w:pPr>
        <w:ind w:left="426"/>
        <w:rPr>
          <w:rFonts w:ascii="Arial Narrow" w:hAnsi="Arial Narrow"/>
        </w:rPr>
      </w:pPr>
    </w:p>
    <w:p w:rsidR="00A60E5B" w:rsidRDefault="00A60E5B" w:rsidP="002A358E">
      <w:pPr>
        <w:numPr>
          <w:ilvl w:val="0"/>
          <w:numId w:val="26"/>
        </w:numPr>
        <w:rPr>
          <w:rFonts w:ascii="Arial Narrow" w:hAnsi="Arial Narrow"/>
        </w:rPr>
      </w:pPr>
      <w:r>
        <w:rPr>
          <w:rFonts w:ascii="Arial Narrow" w:hAnsi="Arial Narrow"/>
        </w:rPr>
        <w:t>Nova Forma de Pagamento:</w:t>
      </w:r>
      <w:r w:rsidR="006F376A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Botão para associação de forma de pagamento por fornecedor.</w:t>
      </w:r>
    </w:p>
    <w:p w:rsidR="002A358E" w:rsidRDefault="002A358E" w:rsidP="002A358E">
      <w:pPr>
        <w:numPr>
          <w:ilvl w:val="0"/>
          <w:numId w:val="26"/>
        </w:numPr>
        <w:rPr>
          <w:rFonts w:ascii="Arial Narrow" w:hAnsi="Arial Narrow"/>
        </w:rPr>
      </w:pPr>
      <w:r>
        <w:rPr>
          <w:rFonts w:ascii="Arial Narrow" w:hAnsi="Arial Narrow"/>
        </w:rPr>
        <w:t>Confirmar: Ação para efetivar o que foi digitado na tela.</w:t>
      </w:r>
    </w:p>
    <w:p w:rsidR="002A358E" w:rsidRDefault="002A358E" w:rsidP="002A358E">
      <w:pPr>
        <w:numPr>
          <w:ilvl w:val="0"/>
          <w:numId w:val="26"/>
        </w:numPr>
        <w:rPr>
          <w:rFonts w:ascii="Arial Narrow" w:hAnsi="Arial Narrow"/>
        </w:rPr>
      </w:pPr>
      <w:r>
        <w:rPr>
          <w:rFonts w:ascii="Arial Narrow" w:hAnsi="Arial Narrow"/>
        </w:rPr>
        <w:t>Cancelar: Cancelar o que foi digitado.</w:t>
      </w:r>
    </w:p>
    <w:p w:rsidR="002A358E" w:rsidRDefault="002A358E" w:rsidP="002A358E">
      <w:pPr>
        <w:rPr>
          <w:rFonts w:ascii="Arial Narrow" w:hAnsi="Arial Narrow"/>
        </w:rPr>
      </w:pPr>
    </w:p>
    <w:p w:rsidR="00E23096" w:rsidRDefault="00E23096">
      <w:pPr>
        <w:rPr>
          <w:rFonts w:ascii="Arial Narrow" w:hAnsi="Arial Narrow"/>
        </w:rPr>
      </w:pPr>
    </w:p>
    <w:p w:rsidR="00D76BE1" w:rsidRDefault="0073748F">
      <w:pPr>
        <w:rPr>
          <w:rFonts w:ascii="Arial Narrow" w:hAnsi="Arial Narrow"/>
        </w:rPr>
      </w:pPr>
      <w:r>
        <w:rPr>
          <w:rFonts w:ascii="Arial Narrow" w:hAnsi="Arial Narrow"/>
        </w:rPr>
        <w:t>Tela de Cadastro de informações Financeiras do Jornaleiro</w:t>
      </w:r>
    </w:p>
    <w:p w:rsidR="00D76BE1" w:rsidRDefault="00D76BE1">
      <w:pPr>
        <w:rPr>
          <w:rFonts w:ascii="Arial Narrow" w:hAnsi="Arial Narrow"/>
          <w:noProof/>
        </w:rPr>
      </w:pPr>
    </w:p>
    <w:p w:rsidR="00A60E5B" w:rsidRDefault="00565243">
      <w:pPr>
        <w:rPr>
          <w:rFonts w:ascii="Arial Narrow" w:hAnsi="Arial Narrow"/>
          <w:noProof/>
        </w:rPr>
      </w:pPr>
      <w:r w:rsidRPr="00565243">
        <w:rPr>
          <w:noProof/>
        </w:rPr>
        <w:pict>
          <v:line id="Conector reto 4" o:spid="_x0000_s1026" style="position:absolute;z-index:251659264;visibility:visible" from="57.85pt,67.4pt" to="153pt,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" strokecolor="#4579b8 [3044]"/>
        </w:pict>
      </w:r>
      <w:r w:rsidR="00C31DBB">
        <w:rPr>
          <w:noProof/>
        </w:rPr>
        <w:drawing>
          <wp:inline distT="0" distB="0" distL="0" distR="0">
            <wp:extent cx="5612130" cy="3155315"/>
            <wp:effectExtent l="0" t="0" r="762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96" w:rsidRDefault="00E23096" w:rsidP="00E23096">
      <w:pPr>
        <w:rPr>
          <w:rFonts w:ascii="Arial Narrow" w:hAnsi="Arial Narrow"/>
        </w:rPr>
      </w:pPr>
    </w:p>
    <w:p w:rsidR="00E23096" w:rsidRDefault="00E23096">
      <w:pPr>
        <w:rPr>
          <w:rFonts w:ascii="Arial Narrow" w:hAnsi="Arial Narrow"/>
        </w:rPr>
      </w:pPr>
    </w:p>
    <w:p w:rsidR="00E23096" w:rsidRDefault="00E23096" w:rsidP="00E23096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Tela de </w:t>
      </w:r>
      <w:r w:rsidR="00FA1416">
        <w:rPr>
          <w:rFonts w:ascii="Arial Narrow" w:hAnsi="Arial Narrow"/>
        </w:rPr>
        <w:t>Associação das Formas de Pgto.</w:t>
      </w:r>
    </w:p>
    <w:p w:rsidR="00E23096" w:rsidRDefault="00E23096">
      <w:pPr>
        <w:rPr>
          <w:rFonts w:ascii="Arial Narrow" w:hAnsi="Arial Narrow"/>
        </w:rPr>
      </w:pPr>
    </w:p>
    <w:p w:rsidR="009C0FAD" w:rsidRDefault="00F310B7">
      <w:pPr>
        <w:rPr>
          <w:rFonts w:ascii="Arial Narrow" w:hAnsi="Arial Narrow"/>
        </w:rPr>
      </w:pPr>
      <w:r>
        <w:rPr>
          <w:noProof/>
        </w:rPr>
        <w:lastRenderedPageBreak/>
        <w:drawing>
          <wp:inline distT="0" distB="0" distL="0" distR="0">
            <wp:extent cx="5612130" cy="299085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AD" w:rsidRDefault="009C0FAD">
      <w:pPr>
        <w:rPr>
          <w:rFonts w:ascii="Arial Narrow" w:hAnsi="Arial Narrow"/>
        </w:rPr>
      </w:pPr>
    </w:p>
    <w:p w:rsidR="00F310B7" w:rsidRDefault="00F310B7">
      <w:pPr>
        <w:rPr>
          <w:rFonts w:ascii="Arial Narrow" w:hAnsi="Arial Narrow"/>
        </w:rPr>
      </w:pPr>
      <w:r>
        <w:rPr>
          <w:rFonts w:ascii="Arial Narrow" w:hAnsi="Arial Narrow"/>
        </w:rPr>
        <w:t>Diário</w:t>
      </w:r>
    </w:p>
    <w:p w:rsidR="00F310B7" w:rsidRDefault="00F310B7">
      <w:pPr>
        <w:rPr>
          <w:rFonts w:ascii="Arial Narrow" w:hAnsi="Arial Narrow"/>
        </w:rPr>
      </w:pPr>
    </w:p>
    <w:p w:rsidR="00E23096" w:rsidRDefault="00F310B7">
      <w:pPr>
        <w:rPr>
          <w:rFonts w:ascii="Arial Narrow" w:hAnsi="Arial Narrow"/>
        </w:rPr>
      </w:pPr>
      <w:r>
        <w:rPr>
          <w:noProof/>
        </w:rPr>
        <w:drawing>
          <wp:inline distT="0" distB="0" distL="0" distR="0">
            <wp:extent cx="5612130" cy="299085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44" w:rsidRDefault="00394C44">
      <w:pPr>
        <w:rPr>
          <w:rFonts w:ascii="Arial Narrow" w:hAnsi="Arial Narrow"/>
        </w:rPr>
      </w:pPr>
    </w:p>
    <w:p w:rsidR="00F310B7" w:rsidRDefault="00F310B7">
      <w:pPr>
        <w:rPr>
          <w:rFonts w:ascii="Arial Narrow" w:hAnsi="Arial Narrow"/>
        </w:rPr>
      </w:pPr>
      <w:r>
        <w:rPr>
          <w:rFonts w:ascii="Arial Narrow" w:hAnsi="Arial Narrow"/>
        </w:rPr>
        <w:t>Semanal</w:t>
      </w:r>
    </w:p>
    <w:p w:rsidR="00F310B7" w:rsidRDefault="00F310B7">
      <w:pPr>
        <w:rPr>
          <w:rFonts w:ascii="Arial Narrow" w:hAnsi="Arial Narrow"/>
        </w:rPr>
      </w:pPr>
    </w:p>
    <w:p w:rsidR="00F310B7" w:rsidRDefault="00F310B7">
      <w:pPr>
        <w:rPr>
          <w:rFonts w:ascii="Arial Narrow" w:hAnsi="Arial Narrow"/>
        </w:rPr>
      </w:pPr>
      <w:r>
        <w:rPr>
          <w:noProof/>
        </w:rPr>
        <w:lastRenderedPageBreak/>
        <w:drawing>
          <wp:inline distT="0" distB="0" distL="0" distR="0">
            <wp:extent cx="5612130" cy="2990850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B7" w:rsidRDefault="00F310B7">
      <w:pPr>
        <w:rPr>
          <w:rFonts w:ascii="Arial Narrow" w:hAnsi="Arial Narrow"/>
        </w:rPr>
      </w:pPr>
    </w:p>
    <w:p w:rsidR="00F310B7" w:rsidRDefault="00F310B7">
      <w:pPr>
        <w:rPr>
          <w:rFonts w:ascii="Arial Narrow" w:hAnsi="Arial Narrow"/>
        </w:rPr>
      </w:pPr>
      <w:r>
        <w:rPr>
          <w:rFonts w:ascii="Arial Narrow" w:hAnsi="Arial Narrow"/>
        </w:rPr>
        <w:t>Quinzenal</w:t>
      </w:r>
    </w:p>
    <w:p w:rsidR="00F310B7" w:rsidRDefault="00F310B7">
      <w:pPr>
        <w:rPr>
          <w:rFonts w:ascii="Arial Narrow" w:hAnsi="Arial Narrow"/>
        </w:rPr>
      </w:pPr>
    </w:p>
    <w:p w:rsidR="00F310B7" w:rsidRDefault="00F310B7">
      <w:pPr>
        <w:rPr>
          <w:rFonts w:ascii="Arial Narrow" w:hAnsi="Arial Narrow"/>
        </w:rPr>
      </w:pPr>
      <w:r>
        <w:rPr>
          <w:noProof/>
        </w:rPr>
        <w:drawing>
          <wp:inline distT="0" distB="0" distL="0" distR="0">
            <wp:extent cx="5612130" cy="299085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B7" w:rsidRDefault="00F310B7">
      <w:pPr>
        <w:rPr>
          <w:rFonts w:ascii="Arial Narrow" w:hAnsi="Arial Narrow"/>
        </w:rPr>
      </w:pPr>
    </w:p>
    <w:p w:rsidR="00F310B7" w:rsidRDefault="00F310B7">
      <w:pPr>
        <w:rPr>
          <w:rFonts w:ascii="Arial Narrow" w:hAnsi="Arial Narrow"/>
        </w:rPr>
      </w:pPr>
      <w:r>
        <w:rPr>
          <w:rFonts w:ascii="Arial Narrow" w:hAnsi="Arial Narrow"/>
        </w:rPr>
        <w:t>Mensal</w:t>
      </w:r>
    </w:p>
    <w:p w:rsidR="00F310B7" w:rsidRDefault="00F310B7">
      <w:pPr>
        <w:rPr>
          <w:rFonts w:ascii="Arial Narrow" w:hAnsi="Arial Narrow"/>
        </w:rPr>
      </w:pPr>
    </w:p>
    <w:p w:rsidR="00F310B7" w:rsidRDefault="00F310B7">
      <w:pPr>
        <w:rPr>
          <w:rFonts w:ascii="Arial Narrow" w:hAnsi="Arial Narrow"/>
        </w:rPr>
      </w:pPr>
      <w:r>
        <w:rPr>
          <w:noProof/>
        </w:rPr>
        <w:lastRenderedPageBreak/>
        <w:drawing>
          <wp:inline distT="0" distB="0" distL="0" distR="0">
            <wp:extent cx="5612130" cy="299085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B7" w:rsidRDefault="00F310B7">
      <w:pPr>
        <w:rPr>
          <w:rFonts w:ascii="Arial Narrow" w:hAnsi="Arial Narrow"/>
        </w:rPr>
      </w:pPr>
    </w:p>
    <w:p w:rsidR="009C0FAD" w:rsidRDefault="009C0FAD">
      <w:pPr>
        <w:rPr>
          <w:rFonts w:ascii="Arial Narrow" w:hAnsi="Arial Narrow"/>
        </w:rPr>
      </w:pPr>
      <w:r>
        <w:rPr>
          <w:rFonts w:ascii="Arial Narrow" w:hAnsi="Arial Narrow"/>
        </w:rPr>
        <w:t>Indicação de formas de pagamento - boleto:</w:t>
      </w:r>
    </w:p>
    <w:p w:rsidR="009C0FAD" w:rsidRDefault="009C0FAD">
      <w:pPr>
        <w:rPr>
          <w:rFonts w:ascii="Arial Narrow" w:hAnsi="Arial Narrow"/>
        </w:rPr>
      </w:pPr>
    </w:p>
    <w:p w:rsidR="00E23096" w:rsidRDefault="00F310B7">
      <w:pPr>
        <w:rPr>
          <w:rFonts w:ascii="Arial Narrow" w:hAnsi="Arial Narrow"/>
        </w:rPr>
      </w:pPr>
      <w:r>
        <w:rPr>
          <w:noProof/>
        </w:rPr>
        <w:drawing>
          <wp:inline distT="0" distB="0" distL="0" distR="0">
            <wp:extent cx="5612130" cy="29908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AD" w:rsidRDefault="009C0FAD">
      <w:pPr>
        <w:rPr>
          <w:rFonts w:ascii="Arial Narrow" w:hAnsi="Arial Narrow"/>
        </w:rPr>
      </w:pPr>
    </w:p>
    <w:p w:rsidR="009C0FAD" w:rsidRDefault="009C0FAD" w:rsidP="009C0FAD">
      <w:pPr>
        <w:rPr>
          <w:rFonts w:ascii="Arial Narrow" w:hAnsi="Arial Narrow"/>
        </w:rPr>
      </w:pPr>
      <w:r>
        <w:rPr>
          <w:rFonts w:ascii="Arial Narrow" w:hAnsi="Arial Narrow"/>
        </w:rPr>
        <w:t>Indicação de formas de pagamento -</w:t>
      </w:r>
      <w:r w:rsidR="00F310B7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cheque:</w:t>
      </w:r>
    </w:p>
    <w:p w:rsidR="009C0FAD" w:rsidRDefault="009C0FAD">
      <w:pPr>
        <w:rPr>
          <w:rFonts w:ascii="Arial Narrow" w:hAnsi="Arial Narrow"/>
        </w:rPr>
      </w:pPr>
    </w:p>
    <w:p w:rsidR="00E23096" w:rsidRDefault="00F310B7">
      <w:pPr>
        <w:rPr>
          <w:rFonts w:ascii="Arial Narrow" w:hAnsi="Arial Narrow"/>
        </w:rPr>
      </w:pPr>
      <w:r>
        <w:rPr>
          <w:noProof/>
        </w:rPr>
        <w:lastRenderedPageBreak/>
        <w:drawing>
          <wp:inline distT="0" distB="0" distL="0" distR="0">
            <wp:extent cx="5612130" cy="299085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AD" w:rsidRDefault="009C0FAD">
      <w:pPr>
        <w:rPr>
          <w:rFonts w:ascii="Arial Narrow" w:hAnsi="Arial Narrow"/>
        </w:rPr>
      </w:pPr>
    </w:p>
    <w:p w:rsidR="009C0FAD" w:rsidRDefault="009C0FAD">
      <w:pPr>
        <w:rPr>
          <w:rFonts w:ascii="Arial Narrow" w:hAnsi="Arial Narrow"/>
        </w:rPr>
      </w:pPr>
      <w:r>
        <w:rPr>
          <w:rFonts w:ascii="Arial Narrow" w:hAnsi="Arial Narrow"/>
        </w:rPr>
        <w:t>Indicação de formas de pagamento -</w:t>
      </w:r>
      <w:r w:rsidR="00F310B7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dep</w:t>
      </w:r>
      <w:r w:rsidR="00F310B7">
        <w:rPr>
          <w:rFonts w:ascii="Arial Narrow" w:hAnsi="Arial Narrow"/>
        </w:rPr>
        <w:t>ó</w:t>
      </w:r>
      <w:r>
        <w:rPr>
          <w:rFonts w:ascii="Arial Narrow" w:hAnsi="Arial Narrow"/>
        </w:rPr>
        <w:t>sito :</w:t>
      </w:r>
    </w:p>
    <w:p w:rsidR="009C0FAD" w:rsidRDefault="009C0FAD">
      <w:pPr>
        <w:rPr>
          <w:rFonts w:ascii="Arial Narrow" w:hAnsi="Arial Narrow"/>
        </w:rPr>
      </w:pPr>
    </w:p>
    <w:p w:rsidR="009C0FAD" w:rsidRDefault="009C0FAD">
      <w:pPr>
        <w:rPr>
          <w:rFonts w:ascii="Arial Narrow" w:hAnsi="Arial Narrow"/>
        </w:rPr>
      </w:pPr>
    </w:p>
    <w:p w:rsidR="009C0FAD" w:rsidRDefault="009C0FAD">
      <w:pPr>
        <w:rPr>
          <w:rFonts w:ascii="Arial Narrow" w:hAnsi="Arial Narrow"/>
        </w:rPr>
      </w:pPr>
    </w:p>
    <w:p w:rsidR="009C0FAD" w:rsidRDefault="009C0FAD" w:rsidP="009C0FAD">
      <w:pPr>
        <w:rPr>
          <w:rFonts w:ascii="Arial Narrow" w:hAnsi="Arial Narrow"/>
        </w:rPr>
      </w:pPr>
      <w:r>
        <w:rPr>
          <w:rFonts w:ascii="Arial Narrow" w:hAnsi="Arial Narrow"/>
        </w:rPr>
        <w:t>Indicação de formas de pagamento –</w:t>
      </w:r>
      <w:r w:rsidR="00F310B7">
        <w:rPr>
          <w:rFonts w:ascii="Arial Narrow" w:hAnsi="Arial Narrow"/>
        </w:rPr>
        <w:t xml:space="preserve"> transferência bancá</w:t>
      </w:r>
      <w:r>
        <w:rPr>
          <w:rFonts w:ascii="Arial Narrow" w:hAnsi="Arial Narrow"/>
        </w:rPr>
        <w:t>ria :</w:t>
      </w:r>
    </w:p>
    <w:p w:rsidR="00E23096" w:rsidRDefault="00E23096">
      <w:pPr>
        <w:rPr>
          <w:rFonts w:ascii="Arial Narrow" w:hAnsi="Arial Narrow"/>
        </w:rPr>
      </w:pPr>
    </w:p>
    <w:p w:rsidR="00DD7C0F" w:rsidRDefault="00F310B7">
      <w:pPr>
        <w:rPr>
          <w:rFonts w:ascii="Arial Narrow" w:hAnsi="Arial Narrow"/>
        </w:rPr>
      </w:pPr>
      <w:bookmarkStart w:id="16" w:name="_GoBack"/>
      <w:r>
        <w:rPr>
          <w:noProof/>
        </w:rPr>
        <w:drawing>
          <wp:inline distT="0" distB="0" distL="0" distR="0">
            <wp:extent cx="5612130" cy="299085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FA1416" w:rsidRDefault="00FA1416">
      <w:pPr>
        <w:rPr>
          <w:rFonts w:ascii="Arial Narrow" w:hAnsi="Arial Narrow"/>
        </w:rPr>
      </w:pPr>
    </w:p>
    <w:p w:rsidR="008E1C66" w:rsidRDefault="008E1C66">
      <w:pPr>
        <w:rPr>
          <w:rFonts w:ascii="Arial Narrow" w:hAnsi="Arial Narrow"/>
        </w:rPr>
      </w:pPr>
      <w:r>
        <w:rPr>
          <w:rFonts w:ascii="Arial Narrow" w:hAnsi="Arial Narrow"/>
        </w:rPr>
        <w:t>Indicação de formas de pagamento – Dinheiro:</w:t>
      </w:r>
    </w:p>
    <w:p w:rsidR="008E1C66" w:rsidRDefault="008E1C66">
      <w:pPr>
        <w:rPr>
          <w:rFonts w:ascii="Arial Narrow" w:hAnsi="Arial Narrow"/>
        </w:rPr>
      </w:pPr>
    </w:p>
    <w:p w:rsidR="00E23096" w:rsidRDefault="00F310B7">
      <w:pPr>
        <w:rPr>
          <w:rFonts w:ascii="Arial Narrow" w:hAnsi="Arial Narrow"/>
        </w:rPr>
      </w:pPr>
      <w:r>
        <w:rPr>
          <w:noProof/>
        </w:rPr>
        <w:lastRenderedPageBreak/>
        <w:drawing>
          <wp:inline distT="0" distB="0" distL="0" distR="0">
            <wp:extent cx="5612130" cy="299085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04" w:rsidRDefault="000C0804">
      <w:pPr>
        <w:rPr>
          <w:rFonts w:ascii="Arial Narrow" w:hAnsi="Arial Narrow"/>
        </w:rPr>
      </w:pPr>
    </w:p>
    <w:p w:rsidR="000C0804" w:rsidRDefault="000C0804">
      <w:pPr>
        <w:rPr>
          <w:rFonts w:ascii="Arial Narrow" w:hAnsi="Arial Narrow"/>
        </w:rPr>
      </w:pPr>
      <w:r>
        <w:rPr>
          <w:rFonts w:ascii="Arial Narrow" w:hAnsi="Arial Narrow"/>
        </w:rPr>
        <w:t>Indicação de formas de pagamento – Outros</w:t>
      </w:r>
    </w:p>
    <w:p w:rsidR="000C0804" w:rsidRDefault="000C0804">
      <w:pPr>
        <w:rPr>
          <w:rFonts w:ascii="Arial Narrow" w:hAnsi="Arial Narrow"/>
        </w:rPr>
      </w:pPr>
    </w:p>
    <w:p w:rsidR="000C0804" w:rsidRDefault="00F310B7">
      <w:pPr>
        <w:rPr>
          <w:rFonts w:ascii="Arial Narrow" w:hAnsi="Arial Narrow"/>
        </w:rPr>
      </w:pPr>
      <w:r>
        <w:rPr>
          <w:noProof/>
        </w:rPr>
        <w:drawing>
          <wp:inline distT="0" distB="0" distL="0" distR="0">
            <wp:extent cx="5612130" cy="299085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96" w:rsidRDefault="00E23096">
      <w:pPr>
        <w:rPr>
          <w:rFonts w:ascii="Arial Narrow" w:hAnsi="Arial Narrow"/>
        </w:rPr>
      </w:pPr>
    </w:p>
    <w:p w:rsidR="000C0804" w:rsidRDefault="000C0804">
      <w:pPr>
        <w:rPr>
          <w:rFonts w:ascii="Arial Narrow" w:hAnsi="Arial Narrow"/>
        </w:rPr>
      </w:pPr>
      <w:r>
        <w:rPr>
          <w:rFonts w:ascii="Arial Narrow" w:hAnsi="Arial Narrow"/>
        </w:rPr>
        <w:t>Indicação de formas de pagamento – Boletos em branco</w:t>
      </w:r>
    </w:p>
    <w:p w:rsidR="000C0804" w:rsidRDefault="000C0804">
      <w:pPr>
        <w:rPr>
          <w:rFonts w:ascii="Arial Narrow" w:hAnsi="Arial Narrow"/>
        </w:rPr>
      </w:pPr>
    </w:p>
    <w:p w:rsidR="00E73C97" w:rsidRDefault="00F310B7">
      <w:pPr>
        <w:rPr>
          <w:rFonts w:ascii="Arial Narrow" w:hAnsi="Arial Narrow"/>
        </w:rPr>
      </w:pPr>
      <w:r>
        <w:rPr>
          <w:noProof/>
        </w:rPr>
        <w:lastRenderedPageBreak/>
        <w:drawing>
          <wp:inline distT="0" distB="0" distL="0" distR="0">
            <wp:extent cx="5612130" cy="299085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0F" w:rsidRDefault="00DD7C0F" w:rsidP="0010198B">
      <w:pPr>
        <w:ind w:left="426"/>
        <w:rPr>
          <w:rFonts w:ascii="Arial Narrow" w:hAnsi="Arial Narrow"/>
        </w:rPr>
      </w:pPr>
    </w:p>
    <w:p w:rsidR="00DD7C0F" w:rsidRPr="00875148" w:rsidRDefault="00DD7C0F" w:rsidP="0010198B">
      <w:pPr>
        <w:ind w:left="426"/>
        <w:rPr>
          <w:rFonts w:ascii="Arial Narrow" w:hAnsi="Arial Narrow"/>
        </w:rPr>
      </w:pPr>
    </w:p>
    <w:p w:rsidR="00DD7C0F" w:rsidRPr="00875148" w:rsidRDefault="00DD7C0F">
      <w:pPr>
        <w:pStyle w:val="Ttulo2"/>
        <w:numPr>
          <w:ilvl w:val="0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Relatórios envolvidos na Manutenção</w:t>
      </w:r>
    </w:p>
    <w:p w:rsidR="00DD7C0F" w:rsidRDefault="00DD7C0F" w:rsidP="00FD0CD1">
      <w:pPr>
        <w:ind w:left="426"/>
        <w:rPr>
          <w:rFonts w:ascii="Arial Narrow" w:hAnsi="Arial Narrow"/>
        </w:rPr>
      </w:pPr>
      <w:r>
        <w:rPr>
          <w:rFonts w:ascii="Arial Narrow" w:hAnsi="Arial Narrow"/>
        </w:rPr>
        <w:t>NA</w:t>
      </w:r>
    </w:p>
    <w:p w:rsidR="00DD7C0F" w:rsidRPr="00875148" w:rsidRDefault="00DD7C0F" w:rsidP="00FD0CD1">
      <w:pPr>
        <w:ind w:left="426"/>
        <w:rPr>
          <w:rFonts w:ascii="Arial Narrow" w:hAnsi="Arial Narrow"/>
        </w:rPr>
      </w:pPr>
    </w:p>
    <w:p w:rsidR="00DD7C0F" w:rsidRPr="00875148" w:rsidRDefault="00DD7C0F">
      <w:pPr>
        <w:pStyle w:val="Ttulo2"/>
        <w:numPr>
          <w:ilvl w:val="0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Interface dos Dispositivos envolvidos na Manutenção</w:t>
      </w:r>
    </w:p>
    <w:p w:rsidR="00DD7C0F" w:rsidRDefault="00DD7C0F" w:rsidP="00FD0CD1">
      <w:pPr>
        <w:ind w:left="426"/>
        <w:rPr>
          <w:rFonts w:ascii="Arial Narrow" w:hAnsi="Arial Narrow"/>
        </w:rPr>
      </w:pPr>
      <w:r w:rsidRPr="00875148">
        <w:rPr>
          <w:rFonts w:ascii="Arial Narrow" w:hAnsi="Arial Narrow"/>
        </w:rPr>
        <w:t>NA</w:t>
      </w:r>
    </w:p>
    <w:p w:rsidR="00DD7C0F" w:rsidRPr="00875148" w:rsidRDefault="00DD7C0F" w:rsidP="00FD0CD1">
      <w:pPr>
        <w:ind w:left="426"/>
        <w:rPr>
          <w:rFonts w:ascii="Arial Narrow" w:hAnsi="Arial Narrow"/>
        </w:rPr>
      </w:pPr>
    </w:p>
    <w:p w:rsidR="00DD7C0F" w:rsidRPr="00875148" w:rsidRDefault="00DD7C0F">
      <w:pPr>
        <w:pStyle w:val="Ttulo2"/>
        <w:numPr>
          <w:ilvl w:val="0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Integrações entre sistemas/módulos envolvidas na Manutenção</w:t>
      </w:r>
    </w:p>
    <w:p w:rsidR="00DD7C0F" w:rsidRPr="00875148" w:rsidRDefault="00DD7C0F" w:rsidP="00FD0CD1">
      <w:pPr>
        <w:ind w:left="426"/>
        <w:rPr>
          <w:rFonts w:ascii="Arial Narrow" w:hAnsi="Arial Narrow"/>
        </w:rPr>
      </w:pPr>
      <w:r w:rsidRPr="00875148">
        <w:rPr>
          <w:rFonts w:ascii="Arial Narrow" w:hAnsi="Arial Narrow"/>
        </w:rPr>
        <w:t>NA</w:t>
      </w:r>
    </w:p>
    <w:p w:rsidR="00DD7C0F" w:rsidRPr="00875148" w:rsidRDefault="00DD7C0F">
      <w:pPr>
        <w:pStyle w:val="TCTips"/>
        <w:ind w:firstLine="720"/>
        <w:rPr>
          <w:rFonts w:ascii="Arial Narrow" w:hAnsi="Arial Narrow"/>
          <w:i w:val="0"/>
        </w:rPr>
      </w:pPr>
    </w:p>
    <w:bookmarkEnd w:id="12"/>
    <w:p w:rsidR="00DD7C0F" w:rsidRPr="00875148" w:rsidRDefault="00DD7C0F">
      <w:pPr>
        <w:pStyle w:val="StyleHeading"/>
        <w:pBdr>
          <w:bottom w:val="single" w:sz="30" w:space="0" w:color="000080"/>
        </w:pBdr>
        <w:tabs>
          <w:tab w:val="clear" w:pos="720"/>
          <w:tab w:val="clear" w:pos="1080"/>
        </w:tabs>
        <w:jc w:val="both"/>
        <w:rPr>
          <w:rFonts w:ascii="Arial Narrow" w:hAnsi="Arial Narrow"/>
        </w:rPr>
      </w:pPr>
      <w:r w:rsidRPr="00875148">
        <w:rPr>
          <w:rFonts w:ascii="Arial Narrow" w:hAnsi="Arial Narrow"/>
        </w:rPr>
        <w:t>PONTOS DE ATENÇÃO</w:t>
      </w:r>
      <w:r w:rsidRPr="00875148">
        <w:rPr>
          <w:rStyle w:val="Refdenotaderodap"/>
          <w:rFonts w:ascii="Arial Narrow" w:hAnsi="Arial Narrow"/>
        </w:rPr>
        <w:footnoteReference w:customMarkFollows="1" w:id="3"/>
        <w:t>*</w:t>
      </w:r>
    </w:p>
    <w:p w:rsidR="00DD7C0F" w:rsidRPr="00875148" w:rsidRDefault="00DD7C0F">
      <w:pPr>
        <w:pStyle w:val="TCTips"/>
        <w:rPr>
          <w:rFonts w:ascii="Arial Narrow" w:hAnsi="Arial Narrow"/>
          <w:i w:val="0"/>
        </w:rPr>
      </w:pPr>
    </w:p>
    <w:p w:rsidR="00DD7C0F" w:rsidRPr="00875148" w:rsidRDefault="00DD7C0F">
      <w:pPr>
        <w:pStyle w:val="Ttulo2"/>
        <w:numPr>
          <w:ilvl w:val="0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Riscos, restrições e dependências envolvidos na manutenção</w:t>
      </w:r>
    </w:p>
    <w:p w:rsidR="00DD7C0F" w:rsidRPr="00875148" w:rsidRDefault="00DD7C0F" w:rsidP="00FD0CD1">
      <w:pPr>
        <w:ind w:left="426"/>
        <w:rPr>
          <w:rFonts w:ascii="Arial Narrow" w:hAnsi="Arial Narrow"/>
        </w:rPr>
      </w:pPr>
      <w:r w:rsidRPr="00875148">
        <w:rPr>
          <w:rFonts w:ascii="Arial Narrow" w:hAnsi="Arial Narrow"/>
        </w:rPr>
        <w:t>NA</w:t>
      </w:r>
    </w:p>
    <w:p w:rsidR="00DD7C0F" w:rsidRPr="00875148" w:rsidRDefault="00DD7C0F">
      <w:pPr>
        <w:pStyle w:val="StyleHeading"/>
        <w:pBdr>
          <w:bottom w:val="single" w:sz="30" w:space="0" w:color="000080"/>
        </w:pBdr>
        <w:tabs>
          <w:tab w:val="clear" w:pos="720"/>
          <w:tab w:val="clear" w:pos="1080"/>
        </w:tabs>
        <w:jc w:val="both"/>
        <w:rPr>
          <w:rFonts w:ascii="Arial Narrow" w:hAnsi="Arial Narrow"/>
        </w:rPr>
      </w:pPr>
      <w:r w:rsidRPr="00875148">
        <w:rPr>
          <w:rFonts w:ascii="Arial Narrow" w:hAnsi="Arial Narrow"/>
        </w:rPr>
        <w:br w:type="page"/>
      </w:r>
      <w:r w:rsidRPr="00875148">
        <w:rPr>
          <w:rFonts w:ascii="Arial Narrow" w:hAnsi="Arial Narrow"/>
        </w:rPr>
        <w:lastRenderedPageBreak/>
        <w:t>ESPECIFICAÇÃO TÉCNICA</w:t>
      </w:r>
      <w:r w:rsidRPr="00875148">
        <w:rPr>
          <w:rStyle w:val="Refdenotaderodap"/>
          <w:rFonts w:ascii="Arial Narrow" w:hAnsi="Arial Narrow"/>
        </w:rPr>
        <w:footnoteReference w:customMarkFollows="1" w:id="4"/>
        <w:t>**</w:t>
      </w:r>
    </w:p>
    <w:p w:rsidR="00DD7C0F" w:rsidRPr="00875148" w:rsidRDefault="00DD7C0F">
      <w:pPr>
        <w:pStyle w:val="Ttulo2"/>
        <w:numPr>
          <w:ilvl w:val="0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Lista de objetos manipulados/alterados/criados</w:t>
      </w:r>
    </w:p>
    <w:p w:rsidR="00DD7C0F" w:rsidRPr="00875148" w:rsidRDefault="00DD7C0F">
      <w:pPr>
        <w:pStyle w:val="TCParagraph"/>
        <w:ind w:firstLine="709"/>
        <w:rPr>
          <w:rFonts w:ascii="Arial Narrow" w:hAnsi="Arial Narrow"/>
        </w:rPr>
      </w:pPr>
      <w:r w:rsidRPr="00875148">
        <w:rPr>
          <w:rFonts w:ascii="Arial Narrow" w:hAnsi="Arial Narrow"/>
        </w:rPr>
        <w:t>Esta seção destaca os objetos do sistema/módulo envolvidos nesta Manutenção.</w:t>
      </w:r>
    </w:p>
    <w:p w:rsidR="00DD7C0F" w:rsidRDefault="00DD7C0F" w:rsidP="00A9451A">
      <w:pPr>
        <w:pStyle w:val="Ttulo2"/>
        <w:numPr>
          <w:ilvl w:val="1"/>
          <w:numId w:val="2"/>
        </w:numPr>
        <w:tabs>
          <w:tab w:val="clear" w:pos="9720"/>
        </w:tabs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Estrutura de Dados</w:t>
      </w:r>
    </w:p>
    <w:p w:rsidR="00DD7C0F" w:rsidRPr="001E5B29" w:rsidRDefault="00DD7C0F" w:rsidP="001E5B29">
      <w:pPr>
        <w:pStyle w:val="TCTips"/>
        <w:ind w:firstLine="720"/>
        <w:rPr>
          <w:i w:val="0"/>
        </w:rPr>
      </w:pPr>
    </w:p>
    <w:p w:rsidR="00DD7C0F" w:rsidRDefault="00DD7C0F">
      <w:pPr>
        <w:pStyle w:val="Ttulo2"/>
        <w:numPr>
          <w:ilvl w:val="1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Objetos de Banco de Dados</w:t>
      </w:r>
    </w:p>
    <w:p w:rsidR="00DD7C0F" w:rsidRPr="00B978C8" w:rsidRDefault="00DD7C0F" w:rsidP="00B978C8"/>
    <w:p w:rsidR="00DD7C0F" w:rsidRDefault="00DD7C0F">
      <w:pPr>
        <w:pStyle w:val="Ttulo2"/>
        <w:numPr>
          <w:ilvl w:val="1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Fontes</w:t>
      </w:r>
    </w:p>
    <w:p w:rsidR="00DD7C0F" w:rsidRPr="00B978C8" w:rsidRDefault="00DD7C0F" w:rsidP="00B978C8"/>
    <w:p w:rsidR="00DD7C0F" w:rsidRPr="00875148" w:rsidRDefault="00DD7C0F">
      <w:pPr>
        <w:pStyle w:val="Ttulo2"/>
        <w:numPr>
          <w:ilvl w:val="1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Documentação</w:t>
      </w:r>
    </w:p>
    <w:p w:rsidR="00DD7C0F" w:rsidRPr="00875148" w:rsidRDefault="00DD7C0F">
      <w:pPr>
        <w:pStyle w:val="StyleHeading"/>
        <w:pBdr>
          <w:bottom w:val="single" w:sz="30" w:space="0" w:color="000080"/>
        </w:pBdr>
        <w:tabs>
          <w:tab w:val="clear" w:pos="720"/>
          <w:tab w:val="clear" w:pos="1080"/>
        </w:tabs>
        <w:jc w:val="both"/>
        <w:rPr>
          <w:rFonts w:ascii="Arial Narrow" w:hAnsi="Arial Narrow"/>
        </w:rPr>
      </w:pPr>
      <w:r>
        <w:rPr>
          <w:rFonts w:ascii="Arial Narrow" w:hAnsi="Arial Narrow"/>
        </w:rPr>
        <w:br w:type="page"/>
      </w:r>
      <w:r w:rsidRPr="00875148">
        <w:rPr>
          <w:rFonts w:ascii="Arial Narrow" w:hAnsi="Arial Narrow"/>
        </w:rPr>
        <w:lastRenderedPageBreak/>
        <w:t>ESTIMATIVA PREVISTA</w:t>
      </w:r>
      <w:r w:rsidRPr="00875148">
        <w:rPr>
          <w:rStyle w:val="Refdenotaderodap"/>
          <w:rFonts w:ascii="Arial Narrow" w:hAnsi="Arial Narrow"/>
        </w:rPr>
        <w:footnoteReference w:customMarkFollows="1" w:id="5"/>
        <w:t>**</w:t>
      </w:r>
    </w:p>
    <w:p w:rsidR="00DD7C0F" w:rsidRPr="00875148" w:rsidRDefault="00DD7C0F">
      <w:pPr>
        <w:pStyle w:val="TCTips"/>
        <w:rPr>
          <w:rFonts w:ascii="Arial Narrow" w:hAnsi="Arial Narrow"/>
          <w:i w:val="0"/>
        </w:rPr>
      </w:pPr>
    </w:p>
    <w:p w:rsidR="00DD7C0F" w:rsidRPr="00875148" w:rsidRDefault="00DD7C0F">
      <w:pPr>
        <w:pStyle w:val="Ttulo2"/>
        <w:numPr>
          <w:ilvl w:val="0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Estimativa de para implantação:</w:t>
      </w:r>
    </w:p>
    <w:p w:rsidR="00DD7C0F" w:rsidRPr="00875148" w:rsidRDefault="00DD7C0F">
      <w:pPr>
        <w:rPr>
          <w:rFonts w:ascii="Arial Narrow" w:hAnsi="Arial Narro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6307"/>
        <w:gridCol w:w="1735"/>
        <w:gridCol w:w="1736"/>
      </w:tblGrid>
      <w:tr w:rsidR="00DD7C0F" w:rsidRPr="00875148">
        <w:tc>
          <w:tcPr>
            <w:tcW w:w="63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FFFFFF"/>
          </w:tcPr>
          <w:p w:rsidR="00DD7C0F" w:rsidRPr="00875148" w:rsidRDefault="00DD7C0F">
            <w:pPr>
              <w:pStyle w:val="TCTips"/>
              <w:jc w:val="center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ATIVIDADES DE IMPLEMENTAÇÃO</w:t>
            </w:r>
          </w:p>
        </w:tc>
        <w:tc>
          <w:tcPr>
            <w:tcW w:w="3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FFFFFF"/>
          </w:tcPr>
          <w:p w:rsidR="00DD7C0F" w:rsidRPr="00875148" w:rsidRDefault="00DD7C0F">
            <w:pPr>
              <w:pStyle w:val="TCTips"/>
              <w:jc w:val="center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HORAS ESTIMADAS (h)</w:t>
            </w:r>
          </w:p>
        </w:tc>
      </w:tr>
      <w:tr w:rsidR="00DD7C0F" w:rsidRPr="00875148">
        <w:tc>
          <w:tcPr>
            <w:tcW w:w="6307" w:type="dxa"/>
            <w:tcBorders>
              <w:top w:val="nil"/>
              <w:lef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&lt;Preencher com o nome da atividade executada pela Consultoria &gt;</w:t>
            </w:r>
          </w:p>
        </w:tc>
        <w:tc>
          <w:tcPr>
            <w:tcW w:w="3471" w:type="dxa"/>
            <w:gridSpan w:val="2"/>
            <w:tcBorders>
              <w:top w:val="nil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 xml:space="preserve">&lt;Preencher com a </w:t>
            </w:r>
            <w:r w:rsidR="00C31DBB" w:rsidRPr="00875148">
              <w:rPr>
                <w:rFonts w:ascii="Arial Narrow" w:hAnsi="Arial Narrow"/>
                <w:i w:val="0"/>
              </w:rPr>
              <w:t>Qtde</w:t>
            </w:r>
            <w:r w:rsidRPr="00875148">
              <w:rPr>
                <w:rFonts w:ascii="Arial Narrow" w:hAnsi="Arial Narrow"/>
                <w:i w:val="0"/>
              </w:rPr>
              <w:t xml:space="preserve"> de horas&gt;</w:t>
            </w:r>
          </w:p>
        </w:tc>
      </w:tr>
      <w:tr w:rsidR="00DD7C0F" w:rsidRPr="00875148">
        <w:tc>
          <w:tcPr>
            <w:tcW w:w="6307" w:type="dxa"/>
            <w:tcBorders>
              <w:lef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&lt;Preencher com o nome da atividade executada pela Consultoria &gt;</w:t>
            </w:r>
          </w:p>
        </w:tc>
        <w:tc>
          <w:tcPr>
            <w:tcW w:w="3471" w:type="dxa"/>
            <w:gridSpan w:val="2"/>
            <w:tcBorders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 xml:space="preserve">&lt;Preencher com a </w:t>
            </w:r>
            <w:r w:rsidR="00C31DBB" w:rsidRPr="00875148">
              <w:rPr>
                <w:rFonts w:ascii="Arial Narrow" w:hAnsi="Arial Narrow"/>
                <w:i w:val="0"/>
              </w:rPr>
              <w:t>Qtde</w:t>
            </w:r>
            <w:r w:rsidRPr="00875148">
              <w:rPr>
                <w:rFonts w:ascii="Arial Narrow" w:hAnsi="Arial Narrow"/>
                <w:i w:val="0"/>
              </w:rPr>
              <w:t xml:space="preserve"> de horas&gt;</w:t>
            </w:r>
          </w:p>
        </w:tc>
      </w:tr>
      <w:tr w:rsidR="00DD7C0F" w:rsidRPr="00875148">
        <w:tc>
          <w:tcPr>
            <w:tcW w:w="6307" w:type="dxa"/>
            <w:tcBorders>
              <w:lef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&lt;Preencher com o nome da atividade executada pela Consultoria &gt;</w:t>
            </w:r>
          </w:p>
        </w:tc>
        <w:tc>
          <w:tcPr>
            <w:tcW w:w="3471" w:type="dxa"/>
            <w:gridSpan w:val="2"/>
            <w:tcBorders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 xml:space="preserve">&lt;Preencher com a </w:t>
            </w:r>
            <w:r w:rsidR="00C31DBB" w:rsidRPr="00875148">
              <w:rPr>
                <w:rFonts w:ascii="Arial Narrow" w:hAnsi="Arial Narrow"/>
                <w:i w:val="0"/>
              </w:rPr>
              <w:t>Qtde</w:t>
            </w:r>
            <w:r w:rsidRPr="00875148">
              <w:rPr>
                <w:rFonts w:ascii="Arial Narrow" w:hAnsi="Arial Narrow"/>
                <w:i w:val="0"/>
              </w:rPr>
              <w:t xml:space="preserve"> de horas&gt;</w:t>
            </w:r>
          </w:p>
        </w:tc>
      </w:tr>
      <w:tr w:rsidR="00DD7C0F" w:rsidRPr="00875148">
        <w:tc>
          <w:tcPr>
            <w:tcW w:w="6307" w:type="dxa"/>
            <w:tcBorders>
              <w:left w:val="single" w:sz="12" w:space="0" w:color="auto"/>
              <w:bottom w:val="nil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</w:p>
        </w:tc>
        <w:tc>
          <w:tcPr>
            <w:tcW w:w="3471" w:type="dxa"/>
            <w:gridSpan w:val="2"/>
            <w:tcBorders>
              <w:bottom w:val="nil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</w:p>
        </w:tc>
      </w:tr>
      <w:tr w:rsidR="00DD7C0F" w:rsidRPr="00875148">
        <w:tc>
          <w:tcPr>
            <w:tcW w:w="63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TOTAL HORAS</w:t>
            </w:r>
          </w:p>
        </w:tc>
        <w:tc>
          <w:tcPr>
            <w:tcW w:w="3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 xml:space="preserve">&lt;Preencher com </w:t>
            </w:r>
            <w:r w:rsidR="00C31DBB" w:rsidRPr="00875148">
              <w:rPr>
                <w:rFonts w:ascii="Arial Narrow" w:hAnsi="Arial Narrow"/>
                <w:i w:val="0"/>
              </w:rPr>
              <w:t>Qtde</w:t>
            </w:r>
            <w:r w:rsidRPr="00875148">
              <w:rPr>
                <w:rFonts w:ascii="Arial Narrow" w:hAnsi="Arial Narrow"/>
                <w:i w:val="0"/>
              </w:rPr>
              <w:t xml:space="preserve"> TOTAL de horas&gt;</w:t>
            </w:r>
          </w:p>
        </w:tc>
      </w:tr>
      <w:tr w:rsidR="00DD7C0F" w:rsidRPr="00875148">
        <w:tc>
          <w:tcPr>
            <w:tcW w:w="6307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 xml:space="preserve">Data Início/Fim da Implementação da </w:t>
            </w:r>
            <w:r>
              <w:rPr>
                <w:rFonts w:ascii="Arial Narrow" w:hAnsi="Arial Narrow"/>
                <w:b/>
                <w:i w:val="0"/>
                <w:color w:val="auto"/>
                <w:sz w:val="24"/>
              </w:rPr>
              <w:t>SEM</w:t>
            </w:r>
          </w:p>
        </w:tc>
        <w:tc>
          <w:tcPr>
            <w:tcW w:w="173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  <w:lang w:val="es-ES_tradnl"/>
              </w:rPr>
            </w:pPr>
            <w:r w:rsidRPr="00875148">
              <w:rPr>
                <w:rFonts w:ascii="Arial Narrow" w:hAnsi="Arial Narrow"/>
                <w:i w:val="0"/>
                <w:lang w:val="es-ES_tradnl"/>
              </w:rPr>
              <w:t>&lt;dd/mm/aaaa&gt;</w:t>
            </w:r>
          </w:p>
        </w:tc>
        <w:tc>
          <w:tcPr>
            <w:tcW w:w="1736" w:type="dxa"/>
            <w:tcBorders>
              <w:top w:val="nil"/>
              <w:bottom w:val="nil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  <w:lang w:val="es-ES_tradnl"/>
              </w:rPr>
            </w:pPr>
            <w:r w:rsidRPr="00875148">
              <w:rPr>
                <w:rFonts w:ascii="Arial Narrow" w:hAnsi="Arial Narrow"/>
                <w:i w:val="0"/>
                <w:lang w:val="es-ES_tradnl"/>
              </w:rPr>
              <w:t>&lt;dd/mm/aaaa&gt;</w:t>
            </w:r>
          </w:p>
        </w:tc>
      </w:tr>
      <w:tr w:rsidR="00DD7C0F" w:rsidRPr="00875148">
        <w:tc>
          <w:tcPr>
            <w:tcW w:w="63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FFFFFF"/>
          </w:tcPr>
          <w:p w:rsidR="00DD7C0F" w:rsidRPr="00875148" w:rsidRDefault="00DD7C0F">
            <w:pPr>
              <w:pStyle w:val="TCTips"/>
              <w:jc w:val="center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ATIVIDADES DE HOMOLOGAÇÃO/TESTES</w:t>
            </w:r>
          </w:p>
        </w:tc>
        <w:tc>
          <w:tcPr>
            <w:tcW w:w="3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FFFFFF"/>
          </w:tcPr>
          <w:p w:rsidR="00DD7C0F" w:rsidRPr="00875148" w:rsidRDefault="00DD7C0F">
            <w:pPr>
              <w:pStyle w:val="TCTips"/>
              <w:jc w:val="center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HORAS ESTIMADAS (h)</w:t>
            </w:r>
          </w:p>
        </w:tc>
      </w:tr>
      <w:tr w:rsidR="00DD7C0F" w:rsidRPr="00875148">
        <w:tc>
          <w:tcPr>
            <w:tcW w:w="6307" w:type="dxa"/>
            <w:tcBorders>
              <w:top w:val="nil"/>
              <w:lef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&lt;Preencher com o nome da atividade executada pela Consultoria&gt;</w:t>
            </w:r>
          </w:p>
        </w:tc>
        <w:tc>
          <w:tcPr>
            <w:tcW w:w="3471" w:type="dxa"/>
            <w:gridSpan w:val="2"/>
            <w:tcBorders>
              <w:top w:val="nil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 xml:space="preserve">&lt;Preencher com a </w:t>
            </w:r>
            <w:r w:rsidR="00C31DBB" w:rsidRPr="00875148">
              <w:rPr>
                <w:rFonts w:ascii="Arial Narrow" w:hAnsi="Arial Narrow"/>
                <w:i w:val="0"/>
              </w:rPr>
              <w:t>Qtde</w:t>
            </w:r>
            <w:r w:rsidRPr="00875148">
              <w:rPr>
                <w:rFonts w:ascii="Arial Narrow" w:hAnsi="Arial Narrow"/>
                <w:i w:val="0"/>
              </w:rPr>
              <w:t xml:space="preserve"> de horas&gt;</w:t>
            </w:r>
          </w:p>
        </w:tc>
      </w:tr>
      <w:tr w:rsidR="00DD7C0F" w:rsidRPr="00875148">
        <w:tc>
          <w:tcPr>
            <w:tcW w:w="6307" w:type="dxa"/>
            <w:tcBorders>
              <w:lef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&lt;Preencher com o nome da atividade executada pela Abril&gt;</w:t>
            </w:r>
          </w:p>
        </w:tc>
        <w:tc>
          <w:tcPr>
            <w:tcW w:w="3471" w:type="dxa"/>
            <w:gridSpan w:val="2"/>
            <w:tcBorders>
              <w:bottom w:val="nil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 xml:space="preserve">&lt;Preencher com a </w:t>
            </w:r>
            <w:r w:rsidR="00C31DBB" w:rsidRPr="00875148">
              <w:rPr>
                <w:rFonts w:ascii="Arial Narrow" w:hAnsi="Arial Narrow"/>
                <w:i w:val="0"/>
              </w:rPr>
              <w:t>Qtde</w:t>
            </w:r>
            <w:r w:rsidRPr="00875148">
              <w:rPr>
                <w:rFonts w:ascii="Arial Narrow" w:hAnsi="Arial Narrow"/>
                <w:i w:val="0"/>
              </w:rPr>
              <w:t xml:space="preserve"> de horas&gt;</w:t>
            </w:r>
          </w:p>
        </w:tc>
      </w:tr>
      <w:tr w:rsidR="00DD7C0F" w:rsidRPr="00875148">
        <w:tc>
          <w:tcPr>
            <w:tcW w:w="6307" w:type="dxa"/>
            <w:tcBorders>
              <w:left w:val="single" w:sz="12" w:space="0" w:color="auto"/>
              <w:right w:val="nil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 xml:space="preserve">Data Início/Fim da Homologação da </w:t>
            </w:r>
            <w:r>
              <w:rPr>
                <w:rFonts w:ascii="Arial Narrow" w:hAnsi="Arial Narrow"/>
                <w:b/>
                <w:i w:val="0"/>
                <w:color w:val="auto"/>
                <w:sz w:val="24"/>
              </w:rPr>
              <w:t>SEM</w:t>
            </w:r>
          </w:p>
        </w:tc>
        <w:tc>
          <w:tcPr>
            <w:tcW w:w="17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  <w:lang w:val="es-ES_tradnl"/>
              </w:rPr>
            </w:pPr>
            <w:r w:rsidRPr="00875148">
              <w:rPr>
                <w:rFonts w:ascii="Arial Narrow" w:hAnsi="Arial Narrow"/>
                <w:i w:val="0"/>
                <w:lang w:val="es-ES_tradnl"/>
              </w:rPr>
              <w:t>&lt;dd/mm/aaaa&gt;</w:t>
            </w:r>
          </w:p>
        </w:tc>
        <w:tc>
          <w:tcPr>
            <w:tcW w:w="173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lang w:val="es-ES_tradnl"/>
              </w:rPr>
            </w:pPr>
            <w:r w:rsidRPr="00875148">
              <w:rPr>
                <w:rFonts w:ascii="Arial Narrow" w:hAnsi="Arial Narrow"/>
                <w:i w:val="0"/>
                <w:lang w:val="es-ES_tradnl"/>
              </w:rPr>
              <w:t>&lt;dd/mm/aaaa&gt;</w:t>
            </w:r>
          </w:p>
        </w:tc>
      </w:tr>
      <w:tr w:rsidR="00DD7C0F" w:rsidRPr="00875148">
        <w:tc>
          <w:tcPr>
            <w:tcW w:w="63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FFFFFF"/>
          </w:tcPr>
          <w:p w:rsidR="00DD7C0F" w:rsidRPr="00875148" w:rsidRDefault="00DD7C0F">
            <w:pPr>
              <w:pStyle w:val="TCTips"/>
              <w:jc w:val="center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ATIVIDADES IMPLANTAÇÃO</w:t>
            </w:r>
          </w:p>
        </w:tc>
        <w:tc>
          <w:tcPr>
            <w:tcW w:w="3471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FFFFFF"/>
          </w:tcPr>
          <w:p w:rsidR="00DD7C0F" w:rsidRPr="00875148" w:rsidRDefault="00DD7C0F">
            <w:pPr>
              <w:pStyle w:val="TCTips"/>
              <w:jc w:val="center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HORAS ESTIMADAS (h)</w:t>
            </w:r>
          </w:p>
        </w:tc>
      </w:tr>
      <w:tr w:rsidR="00DD7C0F" w:rsidRPr="00875148">
        <w:tc>
          <w:tcPr>
            <w:tcW w:w="6307" w:type="dxa"/>
            <w:tcBorders>
              <w:top w:val="nil"/>
              <w:lef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&lt;Preencher com o nome da atividade&gt;</w:t>
            </w:r>
          </w:p>
        </w:tc>
        <w:tc>
          <w:tcPr>
            <w:tcW w:w="3471" w:type="dxa"/>
            <w:gridSpan w:val="2"/>
            <w:tcBorders>
              <w:top w:val="nil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 xml:space="preserve">&lt;Preencher com a </w:t>
            </w:r>
            <w:r w:rsidR="00C31DBB" w:rsidRPr="00875148">
              <w:rPr>
                <w:rFonts w:ascii="Arial Narrow" w:hAnsi="Arial Narrow"/>
                <w:i w:val="0"/>
              </w:rPr>
              <w:t>Qtde</w:t>
            </w:r>
            <w:r w:rsidRPr="00875148">
              <w:rPr>
                <w:rFonts w:ascii="Arial Narrow" w:hAnsi="Arial Narrow"/>
                <w:i w:val="0"/>
              </w:rPr>
              <w:t xml:space="preserve"> de horas&gt;</w:t>
            </w:r>
          </w:p>
        </w:tc>
      </w:tr>
      <w:tr w:rsidR="00DD7C0F" w:rsidRPr="00875148">
        <w:tc>
          <w:tcPr>
            <w:tcW w:w="6307" w:type="dxa"/>
            <w:tcBorders>
              <w:left w:val="single" w:sz="12" w:space="0" w:color="auto"/>
              <w:bottom w:val="nil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&lt;Preencher com o nome da atividade&gt;</w:t>
            </w:r>
          </w:p>
        </w:tc>
        <w:tc>
          <w:tcPr>
            <w:tcW w:w="3471" w:type="dxa"/>
            <w:gridSpan w:val="2"/>
            <w:tcBorders>
              <w:bottom w:val="nil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 xml:space="preserve">&lt;Preencher com a </w:t>
            </w:r>
            <w:r w:rsidR="00C31DBB" w:rsidRPr="00875148">
              <w:rPr>
                <w:rFonts w:ascii="Arial Narrow" w:hAnsi="Arial Narrow"/>
                <w:i w:val="0"/>
              </w:rPr>
              <w:t>Qtde</w:t>
            </w:r>
            <w:r w:rsidRPr="00875148">
              <w:rPr>
                <w:rFonts w:ascii="Arial Narrow" w:hAnsi="Arial Narrow"/>
                <w:i w:val="0"/>
              </w:rPr>
              <w:t xml:space="preserve"> de horas&gt;</w:t>
            </w:r>
          </w:p>
        </w:tc>
      </w:tr>
      <w:tr w:rsidR="00DD7C0F" w:rsidRPr="00875148">
        <w:tc>
          <w:tcPr>
            <w:tcW w:w="63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Data de Implantação em Produção</w:t>
            </w:r>
          </w:p>
        </w:tc>
        <w:tc>
          <w:tcPr>
            <w:tcW w:w="17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  <w:lang w:val="es-ES_tradnl"/>
              </w:rPr>
            </w:pPr>
            <w:r w:rsidRPr="00875148">
              <w:rPr>
                <w:rFonts w:ascii="Arial Narrow" w:hAnsi="Arial Narrow"/>
                <w:i w:val="0"/>
                <w:lang w:val="es-ES_tradnl"/>
              </w:rPr>
              <w:t>&lt;dd/mm/aaaa&gt;</w:t>
            </w:r>
          </w:p>
        </w:tc>
        <w:tc>
          <w:tcPr>
            <w:tcW w:w="173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lang w:val="es-ES_tradnl"/>
              </w:rPr>
            </w:pPr>
            <w:r w:rsidRPr="00875148">
              <w:rPr>
                <w:rFonts w:ascii="Arial Narrow" w:hAnsi="Arial Narrow"/>
                <w:i w:val="0"/>
                <w:lang w:val="es-ES_tradnl"/>
              </w:rPr>
              <w:t>&lt;dd/mm/aaaa&gt;</w:t>
            </w:r>
          </w:p>
        </w:tc>
      </w:tr>
    </w:tbl>
    <w:p w:rsidR="00DD7C0F" w:rsidRPr="00875148" w:rsidRDefault="00DD7C0F">
      <w:pPr>
        <w:pStyle w:val="TCTips"/>
        <w:rPr>
          <w:rFonts w:ascii="Arial Narrow" w:hAnsi="Arial Narrow"/>
          <w:i w:val="0"/>
          <w:lang w:val="es-ES_tradnl"/>
        </w:rPr>
      </w:pPr>
    </w:p>
    <w:p w:rsidR="00DD7C0F" w:rsidRPr="00875148" w:rsidRDefault="00DD7C0F">
      <w:pPr>
        <w:pStyle w:val="Ttulo2"/>
        <w:numPr>
          <w:ilvl w:val="0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Aprovações:</w:t>
      </w:r>
    </w:p>
    <w:p w:rsidR="00DD7C0F" w:rsidRPr="00875148" w:rsidRDefault="00DD7C0F">
      <w:pPr>
        <w:pStyle w:val="TCTips"/>
        <w:rPr>
          <w:rFonts w:ascii="Arial Narrow" w:hAnsi="Arial Narrow"/>
          <w:i w:val="0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614"/>
        <w:gridCol w:w="2126"/>
        <w:gridCol w:w="2127"/>
        <w:gridCol w:w="1910"/>
      </w:tblGrid>
      <w:tr w:rsidR="00DD7C0F" w:rsidRPr="00875148">
        <w:trPr>
          <w:cantSplit/>
        </w:trPr>
        <w:tc>
          <w:tcPr>
            <w:tcW w:w="3614" w:type="dxa"/>
            <w:tcBorders>
              <w:top w:val="single" w:sz="12" w:space="0" w:color="auto"/>
              <w:bottom w:val="single" w:sz="12" w:space="0" w:color="auto"/>
            </w:tcBorders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Nome</w:t>
            </w:r>
          </w:p>
        </w:tc>
        <w:tc>
          <w:tcPr>
            <w:tcW w:w="2126" w:type="dxa"/>
            <w:tcBorders>
              <w:top w:val="single" w:sz="12" w:space="0" w:color="auto"/>
              <w:bottom w:val="single" w:sz="12" w:space="0" w:color="auto"/>
            </w:tcBorders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Área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Assinatura</w:t>
            </w:r>
          </w:p>
        </w:tc>
        <w:tc>
          <w:tcPr>
            <w:tcW w:w="1910" w:type="dxa"/>
            <w:tcBorders>
              <w:top w:val="single" w:sz="12" w:space="0" w:color="auto"/>
              <w:bottom w:val="single" w:sz="12" w:space="0" w:color="auto"/>
            </w:tcBorders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b/>
                <w:i w:val="0"/>
                <w:color w:val="auto"/>
                <w:sz w:val="24"/>
              </w:rPr>
            </w:pPr>
            <w:r w:rsidRPr="00875148">
              <w:rPr>
                <w:rFonts w:ascii="Arial Narrow" w:hAnsi="Arial Narrow"/>
                <w:b/>
                <w:i w:val="0"/>
                <w:color w:val="auto"/>
                <w:sz w:val="24"/>
              </w:rPr>
              <w:t>Data</w:t>
            </w:r>
          </w:p>
        </w:tc>
      </w:tr>
      <w:tr w:rsidR="00DD7C0F" w:rsidRPr="00875148">
        <w:trPr>
          <w:cantSplit/>
        </w:trPr>
        <w:tc>
          <w:tcPr>
            <w:tcW w:w="3614" w:type="dxa"/>
            <w:tcBorders>
              <w:top w:val="nil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&lt;Nome do aprovador&gt;</w:t>
            </w:r>
          </w:p>
        </w:tc>
        <w:tc>
          <w:tcPr>
            <w:tcW w:w="2126" w:type="dxa"/>
            <w:tcBorders>
              <w:top w:val="nil"/>
            </w:tcBorders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&lt;Nome da área do aprovador&gt;</w:t>
            </w:r>
          </w:p>
        </w:tc>
        <w:tc>
          <w:tcPr>
            <w:tcW w:w="2127" w:type="dxa"/>
            <w:tcBorders>
              <w:top w:val="nil"/>
            </w:tcBorders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&lt;Assinatura do aprovador&gt;</w:t>
            </w:r>
          </w:p>
        </w:tc>
        <w:tc>
          <w:tcPr>
            <w:tcW w:w="1910" w:type="dxa"/>
            <w:tcBorders>
              <w:top w:val="nil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  <w:lang w:val="es-ES_tradnl"/>
              </w:rPr>
            </w:pPr>
            <w:r w:rsidRPr="00875148">
              <w:rPr>
                <w:rFonts w:ascii="Arial Narrow" w:hAnsi="Arial Narrow"/>
                <w:i w:val="0"/>
                <w:lang w:val="es-ES_tradnl"/>
              </w:rPr>
              <w:t>&lt;dd/mm/aaaa&gt;</w:t>
            </w:r>
          </w:p>
        </w:tc>
      </w:tr>
      <w:tr w:rsidR="00DD7C0F" w:rsidRPr="00875148">
        <w:trPr>
          <w:cantSplit/>
        </w:trPr>
        <w:tc>
          <w:tcPr>
            <w:tcW w:w="3614" w:type="dxa"/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&lt;Nome do aprovador&gt;</w:t>
            </w:r>
          </w:p>
        </w:tc>
        <w:tc>
          <w:tcPr>
            <w:tcW w:w="2126" w:type="dxa"/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&lt;Nome da área do aprovador&gt;</w:t>
            </w:r>
          </w:p>
        </w:tc>
        <w:tc>
          <w:tcPr>
            <w:tcW w:w="2127" w:type="dxa"/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&lt;Assinatura do aprovador&gt;</w:t>
            </w:r>
          </w:p>
        </w:tc>
        <w:tc>
          <w:tcPr>
            <w:tcW w:w="1910" w:type="dxa"/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  <w:lang w:val="es-ES_tradnl"/>
              </w:rPr>
            </w:pPr>
            <w:r w:rsidRPr="00875148">
              <w:rPr>
                <w:rFonts w:ascii="Arial Narrow" w:hAnsi="Arial Narrow"/>
                <w:i w:val="0"/>
                <w:lang w:val="es-ES_tradnl"/>
              </w:rPr>
              <w:t>&lt;dd/mm/aaaa&gt;</w:t>
            </w:r>
          </w:p>
        </w:tc>
      </w:tr>
      <w:tr w:rsidR="00DD7C0F" w:rsidRPr="00875148">
        <w:trPr>
          <w:cantSplit/>
        </w:trPr>
        <w:tc>
          <w:tcPr>
            <w:tcW w:w="3614" w:type="dxa"/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&lt;Nome do aprovador&gt;</w:t>
            </w:r>
          </w:p>
        </w:tc>
        <w:tc>
          <w:tcPr>
            <w:tcW w:w="2126" w:type="dxa"/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&lt;Nome da área do aprovador&gt;</w:t>
            </w:r>
          </w:p>
        </w:tc>
        <w:tc>
          <w:tcPr>
            <w:tcW w:w="2127" w:type="dxa"/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i w:val="0"/>
              </w:rPr>
            </w:pPr>
            <w:r w:rsidRPr="00875148">
              <w:rPr>
                <w:rFonts w:ascii="Arial Narrow" w:hAnsi="Arial Narrow"/>
                <w:i w:val="0"/>
              </w:rPr>
              <w:t>&lt;Assinatura do aprovador&gt;</w:t>
            </w:r>
          </w:p>
        </w:tc>
        <w:tc>
          <w:tcPr>
            <w:tcW w:w="1910" w:type="dxa"/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  <w:lang w:val="es-ES_tradnl"/>
              </w:rPr>
            </w:pPr>
            <w:r w:rsidRPr="00875148">
              <w:rPr>
                <w:rFonts w:ascii="Arial Narrow" w:hAnsi="Arial Narrow"/>
                <w:i w:val="0"/>
                <w:lang w:val="es-ES_tradnl"/>
              </w:rPr>
              <w:t>&lt;dd/mm/aaaa&gt;</w:t>
            </w:r>
          </w:p>
        </w:tc>
      </w:tr>
      <w:tr w:rsidR="00DD7C0F" w:rsidRPr="00875148">
        <w:trPr>
          <w:cantSplit/>
        </w:trPr>
        <w:tc>
          <w:tcPr>
            <w:tcW w:w="3614" w:type="dxa"/>
            <w:tcBorders>
              <w:bottom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  <w:lang w:val="es-ES_tradnl"/>
              </w:rPr>
            </w:pPr>
          </w:p>
        </w:tc>
        <w:tc>
          <w:tcPr>
            <w:tcW w:w="2126" w:type="dxa"/>
            <w:tcBorders>
              <w:bottom w:val="single" w:sz="12" w:space="0" w:color="auto"/>
            </w:tcBorders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i w:val="0"/>
                <w:lang w:val="es-ES_tradnl"/>
              </w:rPr>
            </w:pP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DD7C0F" w:rsidRPr="00875148" w:rsidRDefault="00DD7C0F">
            <w:pPr>
              <w:pStyle w:val="TCTips"/>
              <w:jc w:val="left"/>
              <w:rPr>
                <w:rFonts w:ascii="Arial Narrow" w:hAnsi="Arial Narrow"/>
                <w:i w:val="0"/>
                <w:lang w:val="es-ES_tradnl"/>
              </w:rPr>
            </w:pPr>
          </w:p>
        </w:tc>
        <w:tc>
          <w:tcPr>
            <w:tcW w:w="1910" w:type="dxa"/>
            <w:tcBorders>
              <w:bottom w:val="single" w:sz="12" w:space="0" w:color="auto"/>
            </w:tcBorders>
          </w:tcPr>
          <w:p w:rsidR="00DD7C0F" w:rsidRPr="00875148" w:rsidRDefault="00DD7C0F">
            <w:pPr>
              <w:pStyle w:val="TCTips"/>
              <w:rPr>
                <w:rFonts w:ascii="Arial Narrow" w:hAnsi="Arial Narrow"/>
                <w:i w:val="0"/>
                <w:lang w:val="es-ES_tradnl"/>
              </w:rPr>
            </w:pPr>
          </w:p>
        </w:tc>
      </w:tr>
    </w:tbl>
    <w:p w:rsidR="00DD7C0F" w:rsidRPr="00875148" w:rsidRDefault="00DD7C0F">
      <w:pPr>
        <w:pStyle w:val="TCTips"/>
        <w:jc w:val="left"/>
        <w:rPr>
          <w:rFonts w:ascii="Arial Narrow" w:hAnsi="Arial Narrow"/>
          <w:i w:val="0"/>
          <w:sz w:val="16"/>
          <w:lang w:val="es-ES_tradnl"/>
        </w:rPr>
      </w:pPr>
    </w:p>
    <w:p w:rsidR="00DD7C0F" w:rsidRPr="00875148" w:rsidRDefault="00DD7C0F">
      <w:pPr>
        <w:pStyle w:val="TCTips"/>
        <w:jc w:val="left"/>
        <w:rPr>
          <w:rFonts w:ascii="Arial Narrow" w:hAnsi="Arial Narrow"/>
          <w:i w:val="0"/>
          <w:sz w:val="16"/>
          <w:lang w:val="es-ES_tradnl"/>
        </w:rPr>
      </w:pPr>
    </w:p>
    <w:p w:rsidR="00DD7C0F" w:rsidRPr="00875148" w:rsidRDefault="00DD7C0F">
      <w:pPr>
        <w:pStyle w:val="StyleHeading"/>
        <w:pBdr>
          <w:bottom w:val="single" w:sz="30" w:space="0" w:color="000080"/>
        </w:pBdr>
        <w:tabs>
          <w:tab w:val="clear" w:pos="720"/>
          <w:tab w:val="clear" w:pos="1080"/>
        </w:tabs>
        <w:jc w:val="both"/>
        <w:rPr>
          <w:rFonts w:ascii="Arial Narrow" w:hAnsi="Arial Narrow"/>
        </w:rPr>
      </w:pPr>
      <w:r w:rsidRPr="00875148">
        <w:rPr>
          <w:rFonts w:ascii="Arial Narrow" w:hAnsi="Arial Narrow"/>
        </w:rPr>
        <w:t>PLANO DE IMPLANTAÇÃO EM HOMOLOGAÇÃO/PRODUÇÃO</w:t>
      </w:r>
      <w:r w:rsidRPr="00875148">
        <w:rPr>
          <w:rStyle w:val="Refdenotaderodap"/>
          <w:rFonts w:ascii="Arial Narrow" w:hAnsi="Arial Narrow"/>
        </w:rPr>
        <w:footnoteReference w:customMarkFollows="1" w:id="6"/>
        <w:t>**</w:t>
      </w:r>
    </w:p>
    <w:p w:rsidR="00DD7C0F" w:rsidRPr="00875148" w:rsidRDefault="00DD7C0F">
      <w:pPr>
        <w:pStyle w:val="TCTips"/>
        <w:rPr>
          <w:rFonts w:ascii="Arial Narrow" w:hAnsi="Arial Narrow"/>
          <w:i w:val="0"/>
        </w:rPr>
      </w:pPr>
    </w:p>
    <w:p w:rsidR="00DD7C0F" w:rsidRPr="00875148" w:rsidRDefault="00DD7C0F">
      <w:pPr>
        <w:pStyle w:val="Ttulo2"/>
        <w:numPr>
          <w:ilvl w:val="0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lastRenderedPageBreak/>
        <w:t>Roteiro de implantação em homologação</w:t>
      </w:r>
    </w:p>
    <w:p w:rsidR="00DD7C0F" w:rsidRPr="00875148" w:rsidRDefault="00DD7C0F" w:rsidP="0000716A">
      <w:pPr>
        <w:rPr>
          <w:rFonts w:ascii="Arial Narrow" w:hAnsi="Arial Narrow"/>
        </w:rPr>
      </w:pPr>
    </w:p>
    <w:tbl>
      <w:tblPr>
        <w:tblpPr w:leftFromText="141" w:rightFromText="141" w:vertAnchor="text" w:horzAnchor="margin" w:tblpXSpec="center" w:tblpY="71"/>
        <w:tblW w:w="93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79"/>
        <w:gridCol w:w="1840"/>
        <w:gridCol w:w="2818"/>
        <w:gridCol w:w="816"/>
        <w:gridCol w:w="2418"/>
        <w:gridCol w:w="832"/>
      </w:tblGrid>
      <w:tr w:rsidR="00DD7C0F" w:rsidRPr="00875148">
        <w:tc>
          <w:tcPr>
            <w:tcW w:w="579" w:type="dxa"/>
            <w:vAlign w:val="center"/>
          </w:tcPr>
          <w:p w:rsidR="00DD7C0F" w:rsidRPr="00875148" w:rsidRDefault="00DD7C0F" w:rsidP="0000716A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Seq.</w:t>
            </w:r>
          </w:p>
        </w:tc>
        <w:tc>
          <w:tcPr>
            <w:tcW w:w="1840" w:type="dxa"/>
            <w:vAlign w:val="center"/>
          </w:tcPr>
          <w:p w:rsidR="00DD7C0F" w:rsidRPr="00875148" w:rsidRDefault="00DD7C0F" w:rsidP="0000716A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Grupo Solucionador</w:t>
            </w:r>
          </w:p>
        </w:tc>
        <w:tc>
          <w:tcPr>
            <w:tcW w:w="2818" w:type="dxa"/>
            <w:vAlign w:val="center"/>
          </w:tcPr>
          <w:p w:rsidR="00DD7C0F" w:rsidRPr="00875148" w:rsidRDefault="00DD7C0F" w:rsidP="0000716A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Descrição da atividade</w:t>
            </w:r>
          </w:p>
        </w:tc>
        <w:tc>
          <w:tcPr>
            <w:tcW w:w="816" w:type="dxa"/>
            <w:vAlign w:val="center"/>
          </w:tcPr>
          <w:p w:rsidR="00DD7C0F" w:rsidRPr="00875148" w:rsidRDefault="00DD7C0F" w:rsidP="0000716A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Versão</w:t>
            </w:r>
          </w:p>
        </w:tc>
        <w:tc>
          <w:tcPr>
            <w:tcW w:w="2418" w:type="dxa"/>
            <w:vAlign w:val="center"/>
          </w:tcPr>
          <w:p w:rsidR="00DD7C0F" w:rsidRPr="00875148" w:rsidRDefault="00DD7C0F" w:rsidP="0000716A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Caminho Versionador</w:t>
            </w:r>
          </w:p>
        </w:tc>
        <w:tc>
          <w:tcPr>
            <w:tcW w:w="832" w:type="dxa"/>
            <w:vAlign w:val="center"/>
          </w:tcPr>
          <w:p w:rsidR="00DD7C0F" w:rsidRPr="00875148" w:rsidRDefault="00DD7C0F" w:rsidP="0000716A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Status*</w:t>
            </w: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00716A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&lt;1&gt;</w:t>
            </w:r>
          </w:p>
        </w:tc>
        <w:tc>
          <w:tcPr>
            <w:tcW w:w="1840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818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16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418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32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00716A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&lt;2&gt;</w:t>
            </w:r>
          </w:p>
        </w:tc>
        <w:tc>
          <w:tcPr>
            <w:tcW w:w="1840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818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16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418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32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00716A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&lt;3&gt;</w:t>
            </w:r>
          </w:p>
        </w:tc>
        <w:tc>
          <w:tcPr>
            <w:tcW w:w="1840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818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16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418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32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00716A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&lt;4&gt;</w:t>
            </w:r>
          </w:p>
        </w:tc>
        <w:tc>
          <w:tcPr>
            <w:tcW w:w="1840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818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16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418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32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00716A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&lt;n&gt;</w:t>
            </w:r>
          </w:p>
        </w:tc>
        <w:tc>
          <w:tcPr>
            <w:tcW w:w="1840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818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16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418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32" w:type="dxa"/>
          </w:tcPr>
          <w:p w:rsidR="00DD7C0F" w:rsidRPr="00875148" w:rsidRDefault="00DD7C0F" w:rsidP="0000716A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</w:tbl>
    <w:p w:rsidR="00DD7C0F" w:rsidRPr="00875148" w:rsidRDefault="00DD7C0F" w:rsidP="00D94953">
      <w:pPr>
        <w:ind w:left="142"/>
        <w:rPr>
          <w:rFonts w:ascii="Arial Narrow" w:hAnsi="Arial Narrow"/>
        </w:rPr>
      </w:pPr>
      <w:r w:rsidRPr="00875148">
        <w:rPr>
          <w:rFonts w:ascii="Arial Narrow" w:hAnsi="Arial Narrow"/>
        </w:rPr>
        <w:t>*Preenchido pela Gerência de Liberação</w:t>
      </w:r>
    </w:p>
    <w:p w:rsidR="00DD7C0F" w:rsidRPr="00875148" w:rsidRDefault="00DD7C0F" w:rsidP="0000716A">
      <w:pPr>
        <w:rPr>
          <w:rFonts w:ascii="Arial Narrow" w:hAnsi="Arial Narrow"/>
        </w:rPr>
      </w:pPr>
    </w:p>
    <w:p w:rsidR="00DD7C0F" w:rsidRPr="00875148" w:rsidRDefault="00DD7C0F" w:rsidP="0000716A">
      <w:pPr>
        <w:pStyle w:val="Ttulo2"/>
        <w:numPr>
          <w:ilvl w:val="0"/>
          <w:numId w:val="2"/>
        </w:numPr>
        <w:rPr>
          <w:rFonts w:ascii="Arial Narrow" w:hAnsi="Arial Narrow"/>
          <w:sz w:val="20"/>
        </w:rPr>
      </w:pPr>
      <w:r w:rsidRPr="00875148">
        <w:rPr>
          <w:rFonts w:ascii="Arial Narrow" w:hAnsi="Arial Narrow"/>
          <w:sz w:val="20"/>
        </w:rPr>
        <w:t>Roteiro de implantação em produção</w:t>
      </w:r>
    </w:p>
    <w:p w:rsidR="00DD7C0F" w:rsidRPr="00875148" w:rsidRDefault="00DD7C0F" w:rsidP="0000716A">
      <w:pPr>
        <w:rPr>
          <w:rFonts w:ascii="Arial Narrow" w:hAnsi="Arial Narrow"/>
        </w:rPr>
      </w:pPr>
    </w:p>
    <w:tbl>
      <w:tblPr>
        <w:tblW w:w="11181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79"/>
        <w:gridCol w:w="1840"/>
        <w:gridCol w:w="2818"/>
        <w:gridCol w:w="1878"/>
        <w:gridCol w:w="816"/>
        <w:gridCol w:w="2418"/>
        <w:gridCol w:w="832"/>
      </w:tblGrid>
      <w:tr w:rsidR="00DD7C0F" w:rsidRPr="00875148">
        <w:tc>
          <w:tcPr>
            <w:tcW w:w="579" w:type="dxa"/>
            <w:vAlign w:val="center"/>
          </w:tcPr>
          <w:p w:rsidR="00DD7C0F" w:rsidRPr="00875148" w:rsidRDefault="00DD7C0F" w:rsidP="001F4ADC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Seq.</w:t>
            </w:r>
          </w:p>
        </w:tc>
        <w:tc>
          <w:tcPr>
            <w:tcW w:w="1840" w:type="dxa"/>
            <w:vAlign w:val="center"/>
          </w:tcPr>
          <w:p w:rsidR="00DD7C0F" w:rsidRPr="00875148" w:rsidRDefault="00DD7C0F" w:rsidP="001F4ADC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Grupo Solucionador</w:t>
            </w:r>
          </w:p>
        </w:tc>
        <w:tc>
          <w:tcPr>
            <w:tcW w:w="2818" w:type="dxa"/>
            <w:vAlign w:val="center"/>
          </w:tcPr>
          <w:p w:rsidR="00DD7C0F" w:rsidRPr="00875148" w:rsidRDefault="00DD7C0F" w:rsidP="001F4ADC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Descrição da atividade</w:t>
            </w:r>
          </w:p>
        </w:tc>
        <w:tc>
          <w:tcPr>
            <w:tcW w:w="1878" w:type="dxa"/>
            <w:vAlign w:val="center"/>
          </w:tcPr>
          <w:p w:rsidR="00DD7C0F" w:rsidRPr="00875148" w:rsidRDefault="00DD7C0F" w:rsidP="001F4ADC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Data/Hora Programada p/ Execução</w:t>
            </w:r>
          </w:p>
        </w:tc>
        <w:tc>
          <w:tcPr>
            <w:tcW w:w="816" w:type="dxa"/>
            <w:vAlign w:val="center"/>
          </w:tcPr>
          <w:p w:rsidR="00DD7C0F" w:rsidRPr="00875148" w:rsidRDefault="00DD7C0F" w:rsidP="001F4ADC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Versão</w:t>
            </w:r>
          </w:p>
        </w:tc>
        <w:tc>
          <w:tcPr>
            <w:tcW w:w="2418" w:type="dxa"/>
            <w:vAlign w:val="center"/>
          </w:tcPr>
          <w:p w:rsidR="00DD7C0F" w:rsidRPr="00875148" w:rsidRDefault="00DD7C0F" w:rsidP="001F4ADC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Caminho Versionador</w:t>
            </w:r>
          </w:p>
        </w:tc>
        <w:tc>
          <w:tcPr>
            <w:tcW w:w="832" w:type="dxa"/>
            <w:vAlign w:val="center"/>
          </w:tcPr>
          <w:p w:rsidR="00DD7C0F" w:rsidRPr="00875148" w:rsidRDefault="00DD7C0F" w:rsidP="001F4ADC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Status*</w:t>
            </w: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A14994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&lt;1&gt;</w:t>
            </w:r>
          </w:p>
        </w:tc>
        <w:tc>
          <w:tcPr>
            <w:tcW w:w="1840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81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187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16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41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32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EA538F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&lt;2&gt;</w:t>
            </w:r>
          </w:p>
        </w:tc>
        <w:tc>
          <w:tcPr>
            <w:tcW w:w="1840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81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187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16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41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32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EA538F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&lt;3&gt;</w:t>
            </w:r>
          </w:p>
        </w:tc>
        <w:tc>
          <w:tcPr>
            <w:tcW w:w="1840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81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187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16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41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32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EA538F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&lt;4&gt;</w:t>
            </w:r>
          </w:p>
        </w:tc>
        <w:tc>
          <w:tcPr>
            <w:tcW w:w="1840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81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187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16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41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32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A14994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&lt;n&gt;</w:t>
            </w:r>
          </w:p>
        </w:tc>
        <w:tc>
          <w:tcPr>
            <w:tcW w:w="1840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81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187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16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418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832" w:type="dxa"/>
          </w:tcPr>
          <w:p w:rsidR="00DD7C0F" w:rsidRPr="00875148" w:rsidRDefault="00DD7C0F" w:rsidP="00A14994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</w:tbl>
    <w:p w:rsidR="00DD7C0F" w:rsidRPr="00875148" w:rsidRDefault="00DD7C0F" w:rsidP="00D94953">
      <w:pPr>
        <w:rPr>
          <w:rFonts w:ascii="Arial Narrow" w:hAnsi="Arial Narrow"/>
        </w:rPr>
      </w:pPr>
      <w:r w:rsidRPr="00875148">
        <w:rPr>
          <w:rFonts w:ascii="Arial Narrow" w:hAnsi="Arial Narrow"/>
        </w:rPr>
        <w:t>*Preenchido pela Gerência de Liberação</w:t>
      </w:r>
    </w:p>
    <w:p w:rsidR="00DD7C0F" w:rsidRPr="00875148" w:rsidRDefault="00DD7C0F" w:rsidP="00A14994">
      <w:pPr>
        <w:rPr>
          <w:rFonts w:ascii="Arial Narrow" w:hAnsi="Arial Narrow"/>
        </w:rPr>
      </w:pPr>
    </w:p>
    <w:p w:rsidR="00DD7C0F" w:rsidRPr="00875148" w:rsidRDefault="00DD7C0F" w:rsidP="002552D5">
      <w:pPr>
        <w:pStyle w:val="StyleHeading"/>
        <w:pBdr>
          <w:bottom w:val="single" w:sz="30" w:space="0" w:color="000080"/>
        </w:pBdr>
        <w:tabs>
          <w:tab w:val="clear" w:pos="720"/>
          <w:tab w:val="clear" w:pos="1080"/>
        </w:tabs>
        <w:jc w:val="both"/>
        <w:rPr>
          <w:rFonts w:ascii="Arial Narrow" w:hAnsi="Arial Narrow"/>
        </w:rPr>
      </w:pPr>
      <w:r w:rsidRPr="00875148">
        <w:rPr>
          <w:rFonts w:ascii="Arial Narrow" w:hAnsi="Arial Narrow"/>
        </w:rPr>
        <w:t>PLANO DE VOLTA</w:t>
      </w:r>
    </w:p>
    <w:p w:rsidR="00DD7C0F" w:rsidRPr="00875148" w:rsidRDefault="00DD7C0F">
      <w:pPr>
        <w:pStyle w:val="TCTips"/>
        <w:rPr>
          <w:rFonts w:ascii="Arial Narrow" w:hAnsi="Arial Narrow"/>
          <w:i w:val="0"/>
        </w:rPr>
      </w:pPr>
    </w:p>
    <w:p w:rsidR="00DD7C0F" w:rsidRPr="00875148" w:rsidRDefault="00DD7C0F" w:rsidP="002552D5">
      <w:pPr>
        <w:pStyle w:val="Ttulo2"/>
        <w:numPr>
          <w:ilvl w:val="0"/>
          <w:numId w:val="2"/>
        </w:numPr>
        <w:rPr>
          <w:rFonts w:ascii="Arial Narrow" w:hAnsi="Arial Narrow"/>
        </w:rPr>
      </w:pPr>
      <w:r w:rsidRPr="00875148">
        <w:rPr>
          <w:rFonts w:ascii="Arial Narrow" w:hAnsi="Arial Narrow"/>
          <w:sz w:val="20"/>
        </w:rPr>
        <w:t>Roteiro para aplicação do plano de volta</w:t>
      </w:r>
    </w:p>
    <w:p w:rsidR="00DD7C0F" w:rsidRPr="00875148" w:rsidRDefault="00DD7C0F">
      <w:pPr>
        <w:pStyle w:val="TCTips"/>
        <w:rPr>
          <w:rFonts w:ascii="Arial Narrow" w:hAnsi="Arial Narrow"/>
          <w:i w:val="0"/>
        </w:rPr>
      </w:pPr>
    </w:p>
    <w:tbl>
      <w:tblPr>
        <w:tblW w:w="11199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79"/>
        <w:gridCol w:w="2966"/>
        <w:gridCol w:w="7654"/>
      </w:tblGrid>
      <w:tr w:rsidR="00DD7C0F" w:rsidRPr="00875148">
        <w:tc>
          <w:tcPr>
            <w:tcW w:w="579" w:type="dxa"/>
            <w:vAlign w:val="center"/>
          </w:tcPr>
          <w:p w:rsidR="00DD7C0F" w:rsidRPr="00875148" w:rsidRDefault="00DD7C0F" w:rsidP="000A2DBE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Seq.</w:t>
            </w:r>
          </w:p>
        </w:tc>
        <w:tc>
          <w:tcPr>
            <w:tcW w:w="2966" w:type="dxa"/>
            <w:vAlign w:val="center"/>
          </w:tcPr>
          <w:p w:rsidR="00DD7C0F" w:rsidRPr="00875148" w:rsidRDefault="00DD7C0F" w:rsidP="000A2DBE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Grupo Solucionador</w:t>
            </w:r>
          </w:p>
        </w:tc>
        <w:tc>
          <w:tcPr>
            <w:tcW w:w="7654" w:type="dxa"/>
            <w:vAlign w:val="center"/>
          </w:tcPr>
          <w:p w:rsidR="00DD7C0F" w:rsidRPr="00875148" w:rsidRDefault="00DD7C0F" w:rsidP="000A2DBE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Descrição da atividade de volta</w:t>
            </w: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&lt;1&gt;</w:t>
            </w:r>
          </w:p>
        </w:tc>
        <w:tc>
          <w:tcPr>
            <w:tcW w:w="2966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7654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&lt;2&gt;</w:t>
            </w:r>
          </w:p>
        </w:tc>
        <w:tc>
          <w:tcPr>
            <w:tcW w:w="2966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7654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&lt;3&gt;</w:t>
            </w:r>
          </w:p>
        </w:tc>
        <w:tc>
          <w:tcPr>
            <w:tcW w:w="2966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7654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&lt;4&gt;</w:t>
            </w:r>
          </w:p>
        </w:tc>
        <w:tc>
          <w:tcPr>
            <w:tcW w:w="2966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7654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579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&lt;n&gt;</w:t>
            </w:r>
          </w:p>
        </w:tc>
        <w:tc>
          <w:tcPr>
            <w:tcW w:w="2966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7654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</w:tbl>
    <w:p w:rsidR="00DD7C0F" w:rsidRPr="00875148" w:rsidRDefault="00DD7C0F" w:rsidP="002552D5">
      <w:pPr>
        <w:rPr>
          <w:rFonts w:ascii="Arial Narrow" w:hAnsi="Arial Narrow"/>
        </w:rPr>
      </w:pPr>
      <w:r w:rsidRPr="00875148">
        <w:rPr>
          <w:rFonts w:ascii="Arial Narrow" w:hAnsi="Arial Narrow"/>
        </w:rPr>
        <w:t xml:space="preserve">* A </w:t>
      </w:r>
      <w:r w:rsidR="00C31DBB" w:rsidRPr="00875148">
        <w:rPr>
          <w:rFonts w:ascii="Arial Narrow" w:hAnsi="Arial Narrow"/>
        </w:rPr>
        <w:t>sequência</w:t>
      </w:r>
      <w:r w:rsidRPr="00875148">
        <w:rPr>
          <w:rFonts w:ascii="Arial Narrow" w:hAnsi="Arial Narrow"/>
        </w:rPr>
        <w:t xml:space="preserve"> de atividades descritas no plano de volta deverão estar sincronizadas (mesmo ID) com o Roteiro de Implantação</w:t>
      </w:r>
    </w:p>
    <w:p w:rsidR="00DD7C0F" w:rsidRPr="00875148" w:rsidRDefault="00DD7C0F" w:rsidP="002552D5">
      <w:pPr>
        <w:rPr>
          <w:rFonts w:ascii="Arial Narrow" w:hAnsi="Arial Narrow"/>
        </w:rPr>
      </w:pPr>
    </w:p>
    <w:p w:rsidR="00DD7C0F" w:rsidRPr="00875148" w:rsidRDefault="00DD7C0F" w:rsidP="0007424A">
      <w:pPr>
        <w:pStyle w:val="StyleHeading"/>
        <w:pBdr>
          <w:bottom w:val="single" w:sz="30" w:space="0" w:color="000080"/>
        </w:pBdr>
        <w:tabs>
          <w:tab w:val="clear" w:pos="720"/>
          <w:tab w:val="clear" w:pos="1080"/>
        </w:tabs>
        <w:jc w:val="both"/>
        <w:rPr>
          <w:rFonts w:ascii="Arial Narrow" w:hAnsi="Arial Narrow"/>
        </w:rPr>
      </w:pPr>
      <w:r w:rsidRPr="00875148">
        <w:rPr>
          <w:rFonts w:ascii="Arial Narrow" w:hAnsi="Arial Narrow"/>
        </w:rPr>
        <w:t>PLANO DE COMUNICAÇÃO</w:t>
      </w:r>
    </w:p>
    <w:p w:rsidR="00DD7C0F" w:rsidRPr="00875148" w:rsidRDefault="00DD7C0F">
      <w:pPr>
        <w:pStyle w:val="TCTips"/>
        <w:rPr>
          <w:rFonts w:ascii="Arial Narrow" w:hAnsi="Arial Narrow"/>
          <w:i w:val="0"/>
        </w:rPr>
      </w:pPr>
    </w:p>
    <w:tbl>
      <w:tblPr>
        <w:tblW w:w="11199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844"/>
        <w:gridCol w:w="4580"/>
        <w:gridCol w:w="2268"/>
        <w:gridCol w:w="2507"/>
      </w:tblGrid>
      <w:tr w:rsidR="00DD7C0F" w:rsidRPr="00875148">
        <w:tc>
          <w:tcPr>
            <w:tcW w:w="1844" w:type="dxa"/>
            <w:vAlign w:val="center"/>
          </w:tcPr>
          <w:p w:rsidR="00DD7C0F" w:rsidRPr="00875148" w:rsidRDefault="00DD7C0F" w:rsidP="006E2C4F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Seq. Escalonamento</w:t>
            </w:r>
          </w:p>
        </w:tc>
        <w:tc>
          <w:tcPr>
            <w:tcW w:w="4580" w:type="dxa"/>
            <w:vAlign w:val="center"/>
          </w:tcPr>
          <w:p w:rsidR="00DD7C0F" w:rsidRPr="00875148" w:rsidRDefault="00DD7C0F" w:rsidP="006E2C4F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Nome Contato</w:t>
            </w:r>
          </w:p>
        </w:tc>
        <w:tc>
          <w:tcPr>
            <w:tcW w:w="2268" w:type="dxa"/>
            <w:vAlign w:val="center"/>
          </w:tcPr>
          <w:p w:rsidR="00DD7C0F" w:rsidRPr="00875148" w:rsidRDefault="00DD7C0F" w:rsidP="006E2C4F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Telefone</w:t>
            </w:r>
          </w:p>
        </w:tc>
        <w:tc>
          <w:tcPr>
            <w:tcW w:w="2507" w:type="dxa"/>
            <w:vAlign w:val="center"/>
          </w:tcPr>
          <w:p w:rsidR="00DD7C0F" w:rsidRPr="00875148" w:rsidRDefault="00DD7C0F" w:rsidP="006E2C4F">
            <w:pPr>
              <w:jc w:val="center"/>
              <w:rPr>
                <w:rFonts w:ascii="Arial Narrow" w:hAnsi="Arial Narrow"/>
                <w:b/>
              </w:rPr>
            </w:pPr>
            <w:r w:rsidRPr="00875148">
              <w:rPr>
                <w:rFonts w:ascii="Arial Narrow" w:hAnsi="Arial Narrow"/>
                <w:b/>
              </w:rPr>
              <w:t>Área / Responsabilidade</w:t>
            </w: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1.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07424A">
            <w:pPr>
              <w:ind w:left="176"/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1.1 (opcional)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6E2C4F">
            <w:pPr>
              <w:ind w:left="176"/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1.2 (opcional)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6E2C4F">
            <w:pPr>
              <w:ind w:left="176"/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1.3 (opcional)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2.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6E2C4F">
            <w:pPr>
              <w:ind w:left="176"/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2.1 (opcional)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6E2C4F">
            <w:pPr>
              <w:ind w:left="176"/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2.2 (opcional)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6E2C4F">
            <w:pPr>
              <w:ind w:left="176"/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2.3 (opcional)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6E2C4F">
            <w:pPr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3.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6E2C4F">
            <w:pPr>
              <w:ind w:left="176"/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3.1 (opcional)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6E2C4F">
            <w:pPr>
              <w:ind w:left="176"/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3.2 (opcional)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  <w:tr w:rsidR="00DD7C0F" w:rsidRPr="00875148">
        <w:tc>
          <w:tcPr>
            <w:tcW w:w="1844" w:type="dxa"/>
          </w:tcPr>
          <w:p w:rsidR="00DD7C0F" w:rsidRPr="00875148" w:rsidRDefault="00DD7C0F" w:rsidP="000A2DBE">
            <w:pPr>
              <w:ind w:left="176"/>
              <w:rPr>
                <w:rFonts w:ascii="Arial Narrow" w:hAnsi="Arial Narrow"/>
                <w:i/>
                <w:color w:val="0000FF"/>
                <w:lang w:val="en-US"/>
              </w:rPr>
            </w:pPr>
            <w:r w:rsidRPr="00875148">
              <w:rPr>
                <w:rFonts w:ascii="Arial Narrow" w:hAnsi="Arial Narrow"/>
                <w:i/>
                <w:color w:val="0000FF"/>
                <w:lang w:val="en-US"/>
              </w:rPr>
              <w:t>3.3 (opcional)</w:t>
            </w:r>
          </w:p>
        </w:tc>
        <w:tc>
          <w:tcPr>
            <w:tcW w:w="4580" w:type="dxa"/>
          </w:tcPr>
          <w:p w:rsidR="00DD7C0F" w:rsidRPr="00875148" w:rsidRDefault="00DD7C0F" w:rsidP="000A2DBE">
            <w:pPr>
              <w:rPr>
                <w:rFonts w:ascii="Arial Narrow" w:hAnsi="Arial Narrow"/>
              </w:rPr>
            </w:pPr>
          </w:p>
        </w:tc>
        <w:tc>
          <w:tcPr>
            <w:tcW w:w="2268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  <w:tc>
          <w:tcPr>
            <w:tcW w:w="2507" w:type="dxa"/>
          </w:tcPr>
          <w:p w:rsidR="00DD7C0F" w:rsidRPr="00875148" w:rsidRDefault="00DD7C0F" w:rsidP="000A2DBE">
            <w:pPr>
              <w:rPr>
                <w:rFonts w:ascii="Arial Narrow" w:hAnsi="Arial Narrow"/>
                <w:i/>
                <w:color w:val="0000FF"/>
                <w:lang w:val="en-US"/>
              </w:rPr>
            </w:pPr>
          </w:p>
        </w:tc>
      </w:tr>
    </w:tbl>
    <w:p w:rsidR="00DD7C0F" w:rsidRPr="00875148" w:rsidRDefault="00DD7C0F">
      <w:pPr>
        <w:pStyle w:val="TCTips"/>
        <w:rPr>
          <w:rFonts w:ascii="Arial Narrow" w:hAnsi="Arial Narrow"/>
          <w:i w:val="0"/>
        </w:rPr>
      </w:pPr>
    </w:p>
    <w:sectPr w:rsidR="00DD7C0F" w:rsidRPr="00875148" w:rsidSect="006F1417">
      <w:headerReference w:type="default" r:id="rId20"/>
      <w:footerReference w:type="default" r:id="rId21"/>
      <w:pgSz w:w="11907" w:h="16840" w:code="9"/>
      <w:pgMar w:top="1134" w:right="1134" w:bottom="567" w:left="1134" w:header="567" w:footer="567" w:gutter="0"/>
      <w:cols w:space="720"/>
      <w:rtlGutter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5F1F" w:rsidRDefault="006A5F1F">
      <w:r>
        <w:separator/>
      </w:r>
    </w:p>
  </w:endnote>
  <w:endnote w:type="continuationSeparator" w:id="0">
    <w:p w:rsidR="006A5F1F" w:rsidRDefault="006A5F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DBB" w:rsidRDefault="00C31DBB">
    <w:pPr>
      <w:pStyle w:val="Rodap"/>
      <w:pBdr>
        <w:top w:val="single" w:sz="12" w:space="1" w:color="auto"/>
      </w:pBdr>
      <w:tabs>
        <w:tab w:val="clear" w:pos="4320"/>
        <w:tab w:val="clear" w:pos="8640"/>
        <w:tab w:val="right" w:pos="9498"/>
      </w:tabs>
      <w:ind w:right="360"/>
      <w:rPr>
        <w:rFonts w:ascii="Arial" w:hAnsi="Arial"/>
      </w:rPr>
    </w:pPr>
    <w:r>
      <w:rPr>
        <w:rFonts w:ascii="Arial" w:hAnsi="Arial"/>
      </w:rPr>
      <w:t>Diretoria de Tecnologia da Informação</w:t>
    </w:r>
    <w:r>
      <w:rPr>
        <w:rFonts w:ascii="Arial" w:hAnsi="Arial"/>
      </w:rPr>
      <w:tab/>
    </w:r>
    <w:r>
      <w:rPr>
        <w:rStyle w:val="Nmerodepgina"/>
        <w:rFonts w:ascii="Arial" w:hAnsi="Arial"/>
        <w:snapToGrid w:val="0"/>
      </w:rPr>
      <w:t xml:space="preserve">Página </w:t>
    </w:r>
    <w:r w:rsidR="00565243">
      <w:rPr>
        <w:rStyle w:val="Nmerodepgina"/>
        <w:rFonts w:ascii="Arial" w:hAnsi="Arial"/>
        <w:snapToGrid w:val="0"/>
      </w:rPr>
      <w:fldChar w:fldCharType="begin"/>
    </w:r>
    <w:r>
      <w:rPr>
        <w:rStyle w:val="Nmerodepgina"/>
        <w:rFonts w:ascii="Arial" w:hAnsi="Arial"/>
        <w:snapToGrid w:val="0"/>
      </w:rPr>
      <w:instrText xml:space="preserve"> PAGE </w:instrText>
    </w:r>
    <w:r w:rsidR="00565243">
      <w:rPr>
        <w:rStyle w:val="Nmerodepgina"/>
        <w:rFonts w:ascii="Arial" w:hAnsi="Arial"/>
        <w:snapToGrid w:val="0"/>
      </w:rPr>
      <w:fldChar w:fldCharType="separate"/>
    </w:r>
    <w:r w:rsidR="006C5C21">
      <w:rPr>
        <w:rStyle w:val="Nmerodepgina"/>
        <w:rFonts w:ascii="Arial" w:hAnsi="Arial"/>
        <w:noProof/>
        <w:snapToGrid w:val="0"/>
      </w:rPr>
      <w:t>5</w:t>
    </w:r>
    <w:r w:rsidR="00565243">
      <w:rPr>
        <w:rStyle w:val="Nmerodepgina"/>
        <w:rFonts w:ascii="Arial" w:hAnsi="Arial"/>
        <w:snapToGrid w:val="0"/>
      </w:rPr>
      <w:fldChar w:fldCharType="end"/>
    </w:r>
    <w:r>
      <w:rPr>
        <w:rStyle w:val="Nmerodepgina"/>
        <w:rFonts w:ascii="Arial" w:hAnsi="Arial"/>
        <w:snapToGrid w:val="0"/>
      </w:rPr>
      <w:t xml:space="preserve"> de </w:t>
    </w:r>
    <w:r w:rsidR="00565243">
      <w:rPr>
        <w:rStyle w:val="Nmerodepgina"/>
        <w:rFonts w:ascii="Arial" w:hAnsi="Arial"/>
        <w:snapToGrid w:val="0"/>
      </w:rPr>
      <w:fldChar w:fldCharType="begin"/>
    </w:r>
    <w:r>
      <w:rPr>
        <w:rStyle w:val="Nmerodepgina"/>
        <w:rFonts w:ascii="Arial" w:hAnsi="Arial"/>
        <w:snapToGrid w:val="0"/>
      </w:rPr>
      <w:instrText xml:space="preserve"> NUMPAGES </w:instrText>
    </w:r>
    <w:r w:rsidR="00565243">
      <w:rPr>
        <w:rStyle w:val="Nmerodepgina"/>
        <w:rFonts w:ascii="Arial" w:hAnsi="Arial"/>
        <w:snapToGrid w:val="0"/>
      </w:rPr>
      <w:fldChar w:fldCharType="separate"/>
    </w:r>
    <w:r w:rsidR="006C5C21">
      <w:rPr>
        <w:rStyle w:val="Nmerodepgina"/>
        <w:rFonts w:ascii="Arial" w:hAnsi="Arial"/>
        <w:noProof/>
        <w:snapToGrid w:val="0"/>
      </w:rPr>
      <w:t>15</w:t>
    </w:r>
    <w:r w:rsidR="00565243">
      <w:rPr>
        <w:rStyle w:val="Nmerodepgina"/>
        <w:rFonts w:ascii="Arial" w:hAnsi="Arial"/>
        <w:snapToGrid w:val="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5F1F" w:rsidRDefault="006A5F1F">
      <w:r>
        <w:separator/>
      </w:r>
    </w:p>
  </w:footnote>
  <w:footnote w:type="continuationSeparator" w:id="0">
    <w:p w:rsidR="006A5F1F" w:rsidRDefault="006A5F1F">
      <w:r>
        <w:continuationSeparator/>
      </w:r>
    </w:p>
  </w:footnote>
  <w:footnote w:id="1">
    <w:p w:rsidR="00C31DBB" w:rsidRDefault="00C31DBB">
      <w:pPr>
        <w:pStyle w:val="Textodenotaderodap"/>
      </w:pPr>
      <w:r>
        <w:rPr>
          <w:rStyle w:val="Refdenotaderodap"/>
        </w:rPr>
        <w:t>*</w:t>
      </w:r>
      <w:r>
        <w:t xml:space="preserve"> Preenchido pela Abril</w:t>
      </w:r>
    </w:p>
  </w:footnote>
  <w:footnote w:id="2">
    <w:p w:rsidR="00C31DBB" w:rsidRDefault="00C31DBB">
      <w:pPr>
        <w:pStyle w:val="Textodenotaderodap"/>
      </w:pPr>
      <w:r>
        <w:rPr>
          <w:rStyle w:val="Refdenotaderodap"/>
        </w:rPr>
        <w:t>*</w:t>
      </w:r>
      <w:r>
        <w:t xml:space="preserve"> Preenchido pela Abril</w:t>
      </w:r>
    </w:p>
  </w:footnote>
  <w:footnote w:id="3">
    <w:p w:rsidR="00C31DBB" w:rsidRDefault="00C31DBB">
      <w:pPr>
        <w:pStyle w:val="Textodenotaderodap"/>
      </w:pPr>
      <w:r>
        <w:rPr>
          <w:rStyle w:val="Refdenotaderodap"/>
        </w:rPr>
        <w:t>*</w:t>
      </w:r>
      <w:r>
        <w:t xml:space="preserve"> Preenchido pela Abril</w:t>
      </w:r>
    </w:p>
  </w:footnote>
  <w:footnote w:id="4">
    <w:p w:rsidR="00C31DBB" w:rsidRDefault="00C31DBB">
      <w:pPr>
        <w:pStyle w:val="Textodenotaderodap"/>
      </w:pPr>
      <w:r>
        <w:rPr>
          <w:rStyle w:val="Refdenotaderodap"/>
        </w:rPr>
        <w:t>**</w:t>
      </w:r>
      <w:r>
        <w:t xml:space="preserve"> Preenchido pela Consultoria</w:t>
      </w:r>
    </w:p>
  </w:footnote>
  <w:footnote w:id="5">
    <w:p w:rsidR="00C31DBB" w:rsidRDefault="00C31DBB">
      <w:pPr>
        <w:pStyle w:val="Textodenotaderodap"/>
      </w:pPr>
      <w:r>
        <w:rPr>
          <w:rStyle w:val="Refdenotaderodap"/>
        </w:rPr>
        <w:t>**</w:t>
      </w:r>
      <w:r>
        <w:t xml:space="preserve"> Preenchido pela Consultoria</w:t>
      </w:r>
    </w:p>
  </w:footnote>
  <w:footnote w:id="6">
    <w:p w:rsidR="00C31DBB" w:rsidRDefault="00C31DBB">
      <w:pPr>
        <w:pStyle w:val="Textodenotaderodap"/>
      </w:pPr>
      <w:r>
        <w:rPr>
          <w:rStyle w:val="Refdenotaderodap"/>
        </w:rPr>
        <w:t>**</w:t>
      </w:r>
      <w:r>
        <w:t xml:space="preserve"> Preenchido pela Consultoria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2089"/>
      <w:gridCol w:w="3970"/>
      <w:gridCol w:w="1985"/>
      <w:gridCol w:w="1772"/>
    </w:tblGrid>
    <w:tr w:rsidR="00C31DBB">
      <w:trPr>
        <w:cantSplit/>
        <w:trHeight w:val="336"/>
        <w:jc w:val="center"/>
      </w:trPr>
      <w:tc>
        <w:tcPr>
          <w:tcW w:w="2089" w:type="dxa"/>
          <w:vMerge w:val="restart"/>
          <w:vAlign w:val="center"/>
        </w:tcPr>
        <w:p w:rsidR="00C31DBB" w:rsidRDefault="00C31DBB">
          <w:pPr>
            <w:pStyle w:val="Cabealho"/>
            <w:jc w:val="center"/>
            <w:rPr>
              <w:rFonts w:ascii="Arial" w:hAnsi="Arial"/>
              <w:sz w:val="16"/>
            </w:rPr>
          </w:pPr>
          <w:r>
            <w:rPr>
              <w:noProof/>
            </w:rPr>
            <w:drawing>
              <wp:inline distT="0" distB="0" distL="0" distR="0">
                <wp:extent cx="800735" cy="382270"/>
                <wp:effectExtent l="0" t="0" r="0" b="0"/>
                <wp:docPr id="2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73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70" w:type="dxa"/>
          <w:vMerge w:val="restart"/>
          <w:vAlign w:val="center"/>
        </w:tcPr>
        <w:p w:rsidR="00C31DBB" w:rsidRDefault="00C31DBB">
          <w:pPr>
            <w:pStyle w:val="Cabealho"/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MODELO DE DOCUMENTO</w:t>
          </w:r>
        </w:p>
      </w:tc>
      <w:tc>
        <w:tcPr>
          <w:tcW w:w="1985" w:type="dxa"/>
          <w:vAlign w:val="center"/>
        </w:tcPr>
        <w:p w:rsidR="00C31DBB" w:rsidRDefault="00C31DBB">
          <w:pPr>
            <w:pStyle w:val="Cabealho"/>
            <w:rPr>
              <w:rFonts w:ascii="Arial" w:hAnsi="Arial"/>
              <w:sz w:val="16"/>
            </w:rPr>
          </w:pPr>
          <w:r>
            <w:rPr>
              <w:rFonts w:ascii="Arial" w:hAnsi="Arial"/>
              <w:sz w:val="16"/>
            </w:rPr>
            <w:t>VERSÃO: 1.0</w:t>
          </w:r>
        </w:p>
      </w:tc>
      <w:tc>
        <w:tcPr>
          <w:tcW w:w="1772" w:type="dxa"/>
          <w:vAlign w:val="center"/>
        </w:tcPr>
        <w:p w:rsidR="00C31DBB" w:rsidRDefault="00C31DBB">
          <w:pPr>
            <w:pStyle w:val="Cabealho"/>
            <w:rPr>
              <w:rFonts w:ascii="Arial" w:hAnsi="Arial"/>
              <w:sz w:val="16"/>
            </w:rPr>
          </w:pPr>
          <w:r>
            <w:rPr>
              <w:rFonts w:ascii="Arial" w:hAnsi="Arial"/>
              <w:sz w:val="16"/>
            </w:rPr>
            <w:t>CÓDIGO: 147</w:t>
          </w:r>
        </w:p>
      </w:tc>
    </w:tr>
    <w:tr w:rsidR="00C31DBB">
      <w:trPr>
        <w:cantSplit/>
        <w:trHeight w:val="337"/>
        <w:jc w:val="center"/>
      </w:trPr>
      <w:tc>
        <w:tcPr>
          <w:tcW w:w="2089" w:type="dxa"/>
          <w:vMerge/>
        </w:tcPr>
        <w:p w:rsidR="00C31DBB" w:rsidRDefault="00C31DBB">
          <w:pPr>
            <w:pStyle w:val="Cabealho"/>
            <w:jc w:val="center"/>
            <w:rPr>
              <w:noProof/>
            </w:rPr>
          </w:pPr>
        </w:p>
      </w:tc>
      <w:tc>
        <w:tcPr>
          <w:tcW w:w="3970" w:type="dxa"/>
          <w:vMerge/>
          <w:vAlign w:val="center"/>
        </w:tcPr>
        <w:p w:rsidR="00C31DBB" w:rsidRDefault="00C31DBB">
          <w:pPr>
            <w:pStyle w:val="Cabealho"/>
            <w:jc w:val="center"/>
            <w:rPr>
              <w:rFonts w:ascii="Arial" w:hAnsi="Arial"/>
              <w:b/>
              <w:sz w:val="24"/>
            </w:rPr>
          </w:pPr>
        </w:p>
      </w:tc>
      <w:tc>
        <w:tcPr>
          <w:tcW w:w="1985" w:type="dxa"/>
          <w:vAlign w:val="center"/>
        </w:tcPr>
        <w:p w:rsidR="00C31DBB" w:rsidRDefault="00C31DBB">
          <w:pPr>
            <w:pStyle w:val="Cabealho"/>
            <w:rPr>
              <w:rFonts w:ascii="Arial" w:hAnsi="Arial"/>
              <w:sz w:val="16"/>
            </w:rPr>
          </w:pPr>
          <w:r>
            <w:rPr>
              <w:rFonts w:ascii="Arial" w:hAnsi="Arial"/>
              <w:sz w:val="16"/>
            </w:rPr>
            <w:t>STATUS: APROVADO</w:t>
          </w:r>
        </w:p>
      </w:tc>
      <w:tc>
        <w:tcPr>
          <w:tcW w:w="1772" w:type="dxa"/>
          <w:vAlign w:val="center"/>
        </w:tcPr>
        <w:p w:rsidR="00C31DBB" w:rsidRDefault="00C31DBB" w:rsidP="002619F6">
          <w:pPr>
            <w:pStyle w:val="Cabealho"/>
            <w:rPr>
              <w:rFonts w:ascii="Arial" w:hAnsi="Arial"/>
              <w:sz w:val="16"/>
            </w:rPr>
          </w:pPr>
          <w:r>
            <w:rPr>
              <w:rFonts w:ascii="Arial" w:hAnsi="Arial"/>
              <w:sz w:val="16"/>
            </w:rPr>
            <w:t>DATA: 28/12/2011</w:t>
          </w:r>
        </w:p>
      </w:tc>
    </w:tr>
    <w:tr w:rsidR="00C31DBB">
      <w:trPr>
        <w:cantSplit/>
        <w:trHeight w:val="427"/>
        <w:jc w:val="center"/>
      </w:trPr>
      <w:tc>
        <w:tcPr>
          <w:tcW w:w="9816" w:type="dxa"/>
          <w:gridSpan w:val="4"/>
          <w:vAlign w:val="center"/>
        </w:tcPr>
        <w:p w:rsidR="00C31DBB" w:rsidRDefault="00C31DBB">
          <w:pPr>
            <w:pStyle w:val="Cabealho"/>
            <w:rPr>
              <w:rFonts w:ascii="Arial" w:hAnsi="Arial"/>
              <w:sz w:val="16"/>
            </w:rPr>
          </w:pPr>
          <w:r>
            <w:rPr>
              <w:rFonts w:ascii="Arial" w:hAnsi="Arial"/>
              <w:b/>
              <w:sz w:val="28"/>
            </w:rPr>
            <w:t>Especificação de Manutenção de Sistemas - EMS</w:t>
          </w:r>
        </w:p>
      </w:tc>
    </w:tr>
    <w:tr w:rsidR="00C31DBB">
      <w:trPr>
        <w:cantSplit/>
        <w:trHeight w:val="427"/>
        <w:jc w:val="center"/>
      </w:trPr>
      <w:tc>
        <w:tcPr>
          <w:tcW w:w="9816" w:type="dxa"/>
          <w:gridSpan w:val="4"/>
          <w:vAlign w:val="center"/>
        </w:tcPr>
        <w:p w:rsidR="00C31DBB" w:rsidRDefault="00C31DBB">
          <w:pPr>
            <w:pStyle w:val="Cabealho"/>
            <w:rPr>
              <w:rStyle w:val="Nmerodepgina"/>
              <w:rFonts w:ascii="Arial" w:hAnsi="Arial"/>
              <w:snapToGrid w:val="0"/>
            </w:rPr>
          </w:pPr>
          <w:r>
            <w:rPr>
              <w:rFonts w:ascii="Arial" w:hAnsi="Arial"/>
            </w:rPr>
            <w:t>Área Responsável pelo Modelo:</w:t>
          </w:r>
        </w:p>
      </w:tc>
    </w:tr>
  </w:tbl>
  <w:p w:rsidR="00C31DBB" w:rsidRDefault="00C31DBB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03C046AE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TCHeading2"/>
      <w:lvlText w:val="%1.%2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TCHeading3"/>
      <w:lvlText w:val="%1.%2.%3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</w:pPr>
      <w:rPr>
        <w:rFonts w:cs="Times New Roman"/>
      </w:rPr>
    </w:lvl>
  </w:abstractNum>
  <w:abstractNum w:abstractNumId="1">
    <w:nsid w:val="02082E89"/>
    <w:multiLevelType w:val="hybridMultilevel"/>
    <w:tmpl w:val="D25EDEE2"/>
    <w:lvl w:ilvl="0" w:tplc="0416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2">
    <w:nsid w:val="03CC514F"/>
    <w:multiLevelType w:val="hybridMultilevel"/>
    <w:tmpl w:val="29BEAB8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7E75F2E"/>
    <w:multiLevelType w:val="hybridMultilevel"/>
    <w:tmpl w:val="54164466"/>
    <w:lvl w:ilvl="0" w:tplc="0416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">
    <w:nsid w:val="129A5679"/>
    <w:multiLevelType w:val="hybridMultilevel"/>
    <w:tmpl w:val="5B568598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>
    <w:nsid w:val="14437C0A"/>
    <w:multiLevelType w:val="hybridMultilevel"/>
    <w:tmpl w:val="CE623CE2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155E77A1"/>
    <w:multiLevelType w:val="multilevel"/>
    <w:tmpl w:val="A1945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Times New Roman" w:hint="default"/>
        <w:strike w:val="0"/>
        <w:dstrike w:val="0"/>
        <w:sz w:val="24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 w:cs="Times New Roman"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7">
    <w:nsid w:val="169D3F9C"/>
    <w:multiLevelType w:val="hybridMultilevel"/>
    <w:tmpl w:val="FFDC3790"/>
    <w:lvl w:ilvl="0" w:tplc="0416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8">
    <w:nsid w:val="16B37D47"/>
    <w:multiLevelType w:val="hybridMultilevel"/>
    <w:tmpl w:val="9D2AD248"/>
    <w:lvl w:ilvl="0" w:tplc="0416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>
    <w:nsid w:val="199A5CB8"/>
    <w:multiLevelType w:val="hybridMultilevel"/>
    <w:tmpl w:val="82DA7BF2"/>
    <w:lvl w:ilvl="0" w:tplc="0416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10">
    <w:nsid w:val="1AFD1863"/>
    <w:multiLevelType w:val="hybridMultilevel"/>
    <w:tmpl w:val="A7BA314C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22ED0FB1"/>
    <w:multiLevelType w:val="hybridMultilevel"/>
    <w:tmpl w:val="6D920DB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3E378A6"/>
    <w:multiLevelType w:val="hybridMultilevel"/>
    <w:tmpl w:val="15B058E4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0416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23FA7223"/>
    <w:multiLevelType w:val="hybridMultilevel"/>
    <w:tmpl w:val="D5863750"/>
    <w:lvl w:ilvl="0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4">
    <w:nsid w:val="24C27189"/>
    <w:multiLevelType w:val="hybridMultilevel"/>
    <w:tmpl w:val="AE72B9B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5D76F50"/>
    <w:multiLevelType w:val="hybridMultilevel"/>
    <w:tmpl w:val="81C85046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6">
    <w:nsid w:val="2C9873E7"/>
    <w:multiLevelType w:val="hybridMultilevel"/>
    <w:tmpl w:val="C4824B1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2CDA5D81"/>
    <w:multiLevelType w:val="hybridMultilevel"/>
    <w:tmpl w:val="BE6256BE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CE46B4E"/>
    <w:multiLevelType w:val="hybridMultilevel"/>
    <w:tmpl w:val="0BFC1BF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2E940F74"/>
    <w:multiLevelType w:val="hybridMultilevel"/>
    <w:tmpl w:val="FBC6633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D67495E"/>
    <w:multiLevelType w:val="hybridMultilevel"/>
    <w:tmpl w:val="C180FFB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441C2E9A"/>
    <w:multiLevelType w:val="hybridMultilevel"/>
    <w:tmpl w:val="2760E0B4"/>
    <w:lvl w:ilvl="0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46E45934"/>
    <w:multiLevelType w:val="hybridMultilevel"/>
    <w:tmpl w:val="DA72C792"/>
    <w:lvl w:ilvl="0" w:tplc="0416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>
    <w:nsid w:val="4A1966D3"/>
    <w:multiLevelType w:val="hybridMultilevel"/>
    <w:tmpl w:val="BE868AD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4B5243A4"/>
    <w:multiLevelType w:val="hybridMultilevel"/>
    <w:tmpl w:val="4C408BB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4D632509"/>
    <w:multiLevelType w:val="hybridMultilevel"/>
    <w:tmpl w:val="45B47C66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6">
    <w:nsid w:val="566B0066"/>
    <w:multiLevelType w:val="hybridMultilevel"/>
    <w:tmpl w:val="DE68C9F4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>
    <w:nsid w:val="5B0C14AE"/>
    <w:multiLevelType w:val="hybridMultilevel"/>
    <w:tmpl w:val="FE14057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>
    <w:nsid w:val="5CFF6264"/>
    <w:multiLevelType w:val="hybridMultilevel"/>
    <w:tmpl w:val="E03CE75E"/>
    <w:lvl w:ilvl="0" w:tplc="0416000F">
      <w:start w:val="1"/>
      <w:numFmt w:val="decimal"/>
      <w:lvlText w:val="%1."/>
      <w:lvlJc w:val="left"/>
      <w:pPr>
        <w:tabs>
          <w:tab w:val="num" w:pos="1584"/>
        </w:tabs>
        <w:ind w:left="1584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304"/>
        </w:tabs>
        <w:ind w:left="2304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3024"/>
        </w:tabs>
        <w:ind w:left="3024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3744"/>
        </w:tabs>
        <w:ind w:left="3744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4464"/>
        </w:tabs>
        <w:ind w:left="4464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5184"/>
        </w:tabs>
        <w:ind w:left="5184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904"/>
        </w:tabs>
        <w:ind w:left="5904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6624"/>
        </w:tabs>
        <w:ind w:left="6624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7344"/>
        </w:tabs>
        <w:ind w:left="7344" w:hanging="180"/>
      </w:pPr>
      <w:rPr>
        <w:rFonts w:cs="Times New Roman"/>
      </w:rPr>
    </w:lvl>
  </w:abstractNum>
  <w:abstractNum w:abstractNumId="29">
    <w:nsid w:val="6B932326"/>
    <w:multiLevelType w:val="hybridMultilevel"/>
    <w:tmpl w:val="5F5A9BEC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>
    <w:nsid w:val="6C1A6C83"/>
    <w:multiLevelType w:val="hybridMultilevel"/>
    <w:tmpl w:val="56D23130"/>
    <w:lvl w:ilvl="0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1" w:tplc="0416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31">
    <w:nsid w:val="6E7C554C"/>
    <w:multiLevelType w:val="hybridMultilevel"/>
    <w:tmpl w:val="0D8C2596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2">
    <w:nsid w:val="6FD05476"/>
    <w:multiLevelType w:val="hybridMultilevel"/>
    <w:tmpl w:val="15C80954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33">
    <w:nsid w:val="717A2088"/>
    <w:multiLevelType w:val="hybridMultilevel"/>
    <w:tmpl w:val="0D62BE5C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>
    <w:nsid w:val="74326D38"/>
    <w:multiLevelType w:val="hybridMultilevel"/>
    <w:tmpl w:val="C61EF2CE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27"/>
  </w:num>
  <w:num w:numId="5">
    <w:abstractNumId w:val="12"/>
  </w:num>
  <w:num w:numId="6">
    <w:abstractNumId w:val="32"/>
  </w:num>
  <w:num w:numId="7">
    <w:abstractNumId w:val="8"/>
  </w:num>
  <w:num w:numId="8">
    <w:abstractNumId w:val="25"/>
  </w:num>
  <w:num w:numId="9">
    <w:abstractNumId w:val="19"/>
  </w:num>
  <w:num w:numId="10">
    <w:abstractNumId w:val="14"/>
  </w:num>
  <w:num w:numId="11">
    <w:abstractNumId w:val="29"/>
  </w:num>
  <w:num w:numId="12">
    <w:abstractNumId w:val="28"/>
  </w:num>
  <w:num w:numId="13">
    <w:abstractNumId w:val="5"/>
  </w:num>
  <w:num w:numId="14">
    <w:abstractNumId w:val="3"/>
  </w:num>
  <w:num w:numId="15">
    <w:abstractNumId w:val="33"/>
  </w:num>
  <w:num w:numId="16">
    <w:abstractNumId w:val="9"/>
  </w:num>
  <w:num w:numId="17">
    <w:abstractNumId w:val="21"/>
  </w:num>
  <w:num w:numId="18">
    <w:abstractNumId w:val="1"/>
  </w:num>
  <w:num w:numId="19">
    <w:abstractNumId w:val="7"/>
  </w:num>
  <w:num w:numId="20">
    <w:abstractNumId w:val="30"/>
  </w:num>
  <w:num w:numId="21">
    <w:abstractNumId w:val="31"/>
  </w:num>
  <w:num w:numId="22">
    <w:abstractNumId w:val="16"/>
  </w:num>
  <w:num w:numId="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4"/>
  </w:num>
  <w:num w:numId="26">
    <w:abstractNumId w:val="24"/>
  </w:num>
  <w:num w:numId="27">
    <w:abstractNumId w:val="23"/>
  </w:num>
  <w:num w:numId="28">
    <w:abstractNumId w:val="2"/>
  </w:num>
  <w:num w:numId="29">
    <w:abstractNumId w:val="13"/>
  </w:num>
  <w:num w:numId="30">
    <w:abstractNumId w:val="22"/>
  </w:num>
  <w:num w:numId="31">
    <w:abstractNumId w:val="17"/>
  </w:num>
  <w:num w:numId="32">
    <w:abstractNumId w:val="18"/>
  </w:num>
  <w:num w:numId="33">
    <w:abstractNumId w:val="20"/>
  </w:num>
  <w:num w:numId="34">
    <w:abstractNumId w:val="26"/>
  </w:num>
  <w:num w:numId="35">
    <w:abstractNumId w:val="11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attachedTemplate r:id="rId1"/>
  <w:stylePaneFormatFilter w:val="3F01"/>
  <w:documentProtection w:edit="readOnly" w:enforcement="0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3A29F1"/>
    <w:rsid w:val="00002D60"/>
    <w:rsid w:val="00002FF6"/>
    <w:rsid w:val="00005CD4"/>
    <w:rsid w:val="0000716A"/>
    <w:rsid w:val="000111F6"/>
    <w:rsid w:val="000119B3"/>
    <w:rsid w:val="00011A3A"/>
    <w:rsid w:val="0002068B"/>
    <w:rsid w:val="00025789"/>
    <w:rsid w:val="00026F37"/>
    <w:rsid w:val="000339EB"/>
    <w:rsid w:val="00033B45"/>
    <w:rsid w:val="00034CB0"/>
    <w:rsid w:val="000408DB"/>
    <w:rsid w:val="000425DB"/>
    <w:rsid w:val="00043B76"/>
    <w:rsid w:val="00046C3E"/>
    <w:rsid w:val="0005102B"/>
    <w:rsid w:val="000547DE"/>
    <w:rsid w:val="00062236"/>
    <w:rsid w:val="0006327C"/>
    <w:rsid w:val="00063320"/>
    <w:rsid w:val="00063EEB"/>
    <w:rsid w:val="00065E97"/>
    <w:rsid w:val="00066FAA"/>
    <w:rsid w:val="000718DF"/>
    <w:rsid w:val="0007424A"/>
    <w:rsid w:val="00075F45"/>
    <w:rsid w:val="0007618B"/>
    <w:rsid w:val="00077EE7"/>
    <w:rsid w:val="00085C58"/>
    <w:rsid w:val="00090E34"/>
    <w:rsid w:val="00092FF2"/>
    <w:rsid w:val="00095B92"/>
    <w:rsid w:val="00095C44"/>
    <w:rsid w:val="000971D1"/>
    <w:rsid w:val="00097715"/>
    <w:rsid w:val="000A2DBE"/>
    <w:rsid w:val="000A2E88"/>
    <w:rsid w:val="000A5878"/>
    <w:rsid w:val="000A60CC"/>
    <w:rsid w:val="000B206F"/>
    <w:rsid w:val="000B3976"/>
    <w:rsid w:val="000B4422"/>
    <w:rsid w:val="000B5FA9"/>
    <w:rsid w:val="000B60F0"/>
    <w:rsid w:val="000B74F7"/>
    <w:rsid w:val="000C0804"/>
    <w:rsid w:val="000C1D0F"/>
    <w:rsid w:val="000C6D8D"/>
    <w:rsid w:val="000C7E57"/>
    <w:rsid w:val="000D29E9"/>
    <w:rsid w:val="000E265B"/>
    <w:rsid w:val="000E3473"/>
    <w:rsid w:val="000E4113"/>
    <w:rsid w:val="000E5668"/>
    <w:rsid w:val="000E5727"/>
    <w:rsid w:val="000E61E4"/>
    <w:rsid w:val="000E6CEA"/>
    <w:rsid w:val="000F0195"/>
    <w:rsid w:val="000F01B0"/>
    <w:rsid w:val="000F25C4"/>
    <w:rsid w:val="000F3876"/>
    <w:rsid w:val="000F4B3C"/>
    <w:rsid w:val="000F5D38"/>
    <w:rsid w:val="000F7F7E"/>
    <w:rsid w:val="00100949"/>
    <w:rsid w:val="0010198B"/>
    <w:rsid w:val="00107798"/>
    <w:rsid w:val="00107843"/>
    <w:rsid w:val="00111FA2"/>
    <w:rsid w:val="0011241E"/>
    <w:rsid w:val="00112EFC"/>
    <w:rsid w:val="00116B72"/>
    <w:rsid w:val="0012448A"/>
    <w:rsid w:val="001252E4"/>
    <w:rsid w:val="00126A59"/>
    <w:rsid w:val="00127FAE"/>
    <w:rsid w:val="00130BF4"/>
    <w:rsid w:val="0013234C"/>
    <w:rsid w:val="00132427"/>
    <w:rsid w:val="00133562"/>
    <w:rsid w:val="00134664"/>
    <w:rsid w:val="00134EA4"/>
    <w:rsid w:val="0013573D"/>
    <w:rsid w:val="00137D5B"/>
    <w:rsid w:val="00143407"/>
    <w:rsid w:val="00154A64"/>
    <w:rsid w:val="00155152"/>
    <w:rsid w:val="00155485"/>
    <w:rsid w:val="00155AF9"/>
    <w:rsid w:val="0015625A"/>
    <w:rsid w:val="00156A85"/>
    <w:rsid w:val="00161746"/>
    <w:rsid w:val="00163A69"/>
    <w:rsid w:val="0016673B"/>
    <w:rsid w:val="00170678"/>
    <w:rsid w:val="00176665"/>
    <w:rsid w:val="00176B48"/>
    <w:rsid w:val="001776B5"/>
    <w:rsid w:val="0018054E"/>
    <w:rsid w:val="0018172E"/>
    <w:rsid w:val="00181C0E"/>
    <w:rsid w:val="001826EF"/>
    <w:rsid w:val="00186729"/>
    <w:rsid w:val="0018798B"/>
    <w:rsid w:val="0019052C"/>
    <w:rsid w:val="00190B56"/>
    <w:rsid w:val="0019415F"/>
    <w:rsid w:val="0019454A"/>
    <w:rsid w:val="00195723"/>
    <w:rsid w:val="001A4F6B"/>
    <w:rsid w:val="001B7448"/>
    <w:rsid w:val="001B744E"/>
    <w:rsid w:val="001C0FEA"/>
    <w:rsid w:val="001C3A9A"/>
    <w:rsid w:val="001C5FEE"/>
    <w:rsid w:val="001C76CB"/>
    <w:rsid w:val="001D0F63"/>
    <w:rsid w:val="001D2410"/>
    <w:rsid w:val="001D24B2"/>
    <w:rsid w:val="001D3A86"/>
    <w:rsid w:val="001D55EF"/>
    <w:rsid w:val="001D6ACB"/>
    <w:rsid w:val="001E5B29"/>
    <w:rsid w:val="001F1523"/>
    <w:rsid w:val="001F1D50"/>
    <w:rsid w:val="001F34AC"/>
    <w:rsid w:val="001F34B9"/>
    <w:rsid w:val="001F36C6"/>
    <w:rsid w:val="001F4ADC"/>
    <w:rsid w:val="001F53B7"/>
    <w:rsid w:val="001F6C63"/>
    <w:rsid w:val="0020085D"/>
    <w:rsid w:val="00210BB8"/>
    <w:rsid w:val="002117FD"/>
    <w:rsid w:val="002128F9"/>
    <w:rsid w:val="00215804"/>
    <w:rsid w:val="00216BD7"/>
    <w:rsid w:val="00220386"/>
    <w:rsid w:val="00221BC2"/>
    <w:rsid w:val="0022538C"/>
    <w:rsid w:val="00227E41"/>
    <w:rsid w:val="00232E19"/>
    <w:rsid w:val="0023440C"/>
    <w:rsid w:val="002369D3"/>
    <w:rsid w:val="0023793F"/>
    <w:rsid w:val="002420A0"/>
    <w:rsid w:val="00242FDD"/>
    <w:rsid w:val="00245221"/>
    <w:rsid w:val="002516ED"/>
    <w:rsid w:val="0025408A"/>
    <w:rsid w:val="00254241"/>
    <w:rsid w:val="002552D5"/>
    <w:rsid w:val="00255301"/>
    <w:rsid w:val="002609F8"/>
    <w:rsid w:val="00261245"/>
    <w:rsid w:val="002619F6"/>
    <w:rsid w:val="00263DF6"/>
    <w:rsid w:val="0026759F"/>
    <w:rsid w:val="00270B92"/>
    <w:rsid w:val="00271A13"/>
    <w:rsid w:val="00271B85"/>
    <w:rsid w:val="00271FB7"/>
    <w:rsid w:val="002743D3"/>
    <w:rsid w:val="002822B0"/>
    <w:rsid w:val="00282A7A"/>
    <w:rsid w:val="002867D4"/>
    <w:rsid w:val="00290D93"/>
    <w:rsid w:val="00292871"/>
    <w:rsid w:val="00293543"/>
    <w:rsid w:val="00296253"/>
    <w:rsid w:val="002A0526"/>
    <w:rsid w:val="002A358E"/>
    <w:rsid w:val="002A37A9"/>
    <w:rsid w:val="002A3D6C"/>
    <w:rsid w:val="002A489D"/>
    <w:rsid w:val="002A493C"/>
    <w:rsid w:val="002A4DAE"/>
    <w:rsid w:val="002A5A05"/>
    <w:rsid w:val="002A5ADF"/>
    <w:rsid w:val="002B1A0A"/>
    <w:rsid w:val="002B78BF"/>
    <w:rsid w:val="002C1118"/>
    <w:rsid w:val="002C121E"/>
    <w:rsid w:val="002C2B68"/>
    <w:rsid w:val="002C7CDA"/>
    <w:rsid w:val="002D07E2"/>
    <w:rsid w:val="002D0D9D"/>
    <w:rsid w:val="002D0FFA"/>
    <w:rsid w:val="002D2452"/>
    <w:rsid w:val="002D2F9A"/>
    <w:rsid w:val="002D36B7"/>
    <w:rsid w:val="002D3A39"/>
    <w:rsid w:val="002D4D8D"/>
    <w:rsid w:val="002D69A4"/>
    <w:rsid w:val="002E294F"/>
    <w:rsid w:val="002E2EC5"/>
    <w:rsid w:val="002E6A5F"/>
    <w:rsid w:val="002E73E1"/>
    <w:rsid w:val="002F180A"/>
    <w:rsid w:val="002F2566"/>
    <w:rsid w:val="002F2F90"/>
    <w:rsid w:val="002F64E0"/>
    <w:rsid w:val="002F6555"/>
    <w:rsid w:val="003007BC"/>
    <w:rsid w:val="00301702"/>
    <w:rsid w:val="00301E5B"/>
    <w:rsid w:val="003026BA"/>
    <w:rsid w:val="00304F50"/>
    <w:rsid w:val="0030596D"/>
    <w:rsid w:val="00306C3B"/>
    <w:rsid w:val="00310E23"/>
    <w:rsid w:val="00311872"/>
    <w:rsid w:val="00313ACB"/>
    <w:rsid w:val="00313C02"/>
    <w:rsid w:val="0031420D"/>
    <w:rsid w:val="0031527A"/>
    <w:rsid w:val="00315652"/>
    <w:rsid w:val="00321262"/>
    <w:rsid w:val="00321A0E"/>
    <w:rsid w:val="00324DF4"/>
    <w:rsid w:val="0032615C"/>
    <w:rsid w:val="0032791B"/>
    <w:rsid w:val="003344CD"/>
    <w:rsid w:val="00343E85"/>
    <w:rsid w:val="0034692E"/>
    <w:rsid w:val="00346E2C"/>
    <w:rsid w:val="00352574"/>
    <w:rsid w:val="00353AF6"/>
    <w:rsid w:val="00360C9E"/>
    <w:rsid w:val="0036483C"/>
    <w:rsid w:val="00370AA5"/>
    <w:rsid w:val="003735EF"/>
    <w:rsid w:val="003753C5"/>
    <w:rsid w:val="003814DB"/>
    <w:rsid w:val="00385FB7"/>
    <w:rsid w:val="003878F7"/>
    <w:rsid w:val="00390935"/>
    <w:rsid w:val="00391973"/>
    <w:rsid w:val="00392A11"/>
    <w:rsid w:val="00392D4C"/>
    <w:rsid w:val="00394C44"/>
    <w:rsid w:val="00394D33"/>
    <w:rsid w:val="00395F0A"/>
    <w:rsid w:val="003976C3"/>
    <w:rsid w:val="003A031B"/>
    <w:rsid w:val="003A22C6"/>
    <w:rsid w:val="003A29F1"/>
    <w:rsid w:val="003B0AEF"/>
    <w:rsid w:val="003B124F"/>
    <w:rsid w:val="003B19BE"/>
    <w:rsid w:val="003B2F63"/>
    <w:rsid w:val="003B4274"/>
    <w:rsid w:val="003C00B5"/>
    <w:rsid w:val="003C0E76"/>
    <w:rsid w:val="003C3E5A"/>
    <w:rsid w:val="003C7E6F"/>
    <w:rsid w:val="003D4B3F"/>
    <w:rsid w:val="003D5F2A"/>
    <w:rsid w:val="003D6623"/>
    <w:rsid w:val="003E65D7"/>
    <w:rsid w:val="003F3769"/>
    <w:rsid w:val="003F4CD3"/>
    <w:rsid w:val="003F51EA"/>
    <w:rsid w:val="00401D76"/>
    <w:rsid w:val="004036FE"/>
    <w:rsid w:val="00406C5E"/>
    <w:rsid w:val="0040743C"/>
    <w:rsid w:val="00407BCF"/>
    <w:rsid w:val="00407D87"/>
    <w:rsid w:val="00410982"/>
    <w:rsid w:val="0041262B"/>
    <w:rsid w:val="004150D4"/>
    <w:rsid w:val="00415F64"/>
    <w:rsid w:val="00415FEE"/>
    <w:rsid w:val="00425CF6"/>
    <w:rsid w:val="00432241"/>
    <w:rsid w:val="00435710"/>
    <w:rsid w:val="004429EB"/>
    <w:rsid w:val="004454DC"/>
    <w:rsid w:val="004474E5"/>
    <w:rsid w:val="0045035F"/>
    <w:rsid w:val="004602E7"/>
    <w:rsid w:val="00460E14"/>
    <w:rsid w:val="00462254"/>
    <w:rsid w:val="0046284F"/>
    <w:rsid w:val="00462F1A"/>
    <w:rsid w:val="004663C3"/>
    <w:rsid w:val="00466BB1"/>
    <w:rsid w:val="004748E1"/>
    <w:rsid w:val="00475930"/>
    <w:rsid w:val="004773A5"/>
    <w:rsid w:val="00481037"/>
    <w:rsid w:val="0048184D"/>
    <w:rsid w:val="004848D8"/>
    <w:rsid w:val="00485E88"/>
    <w:rsid w:val="00492A5C"/>
    <w:rsid w:val="004971E6"/>
    <w:rsid w:val="0049781C"/>
    <w:rsid w:val="004A0DF3"/>
    <w:rsid w:val="004A5B23"/>
    <w:rsid w:val="004B2235"/>
    <w:rsid w:val="004B4CB8"/>
    <w:rsid w:val="004B6EE3"/>
    <w:rsid w:val="004C20D4"/>
    <w:rsid w:val="004C23C5"/>
    <w:rsid w:val="004C5A88"/>
    <w:rsid w:val="004C5CED"/>
    <w:rsid w:val="004D06BD"/>
    <w:rsid w:val="004D1F01"/>
    <w:rsid w:val="004D3EF6"/>
    <w:rsid w:val="004D479A"/>
    <w:rsid w:val="004D681A"/>
    <w:rsid w:val="004D72B7"/>
    <w:rsid w:val="004D7F20"/>
    <w:rsid w:val="004E146B"/>
    <w:rsid w:val="004E19D1"/>
    <w:rsid w:val="004E433D"/>
    <w:rsid w:val="004F10A0"/>
    <w:rsid w:val="004F355F"/>
    <w:rsid w:val="004F3E57"/>
    <w:rsid w:val="004F6708"/>
    <w:rsid w:val="004F73A2"/>
    <w:rsid w:val="004F7A14"/>
    <w:rsid w:val="00504061"/>
    <w:rsid w:val="0050515B"/>
    <w:rsid w:val="00507162"/>
    <w:rsid w:val="00507568"/>
    <w:rsid w:val="00514BD6"/>
    <w:rsid w:val="00517854"/>
    <w:rsid w:val="005205DF"/>
    <w:rsid w:val="00520752"/>
    <w:rsid w:val="00520A18"/>
    <w:rsid w:val="00525158"/>
    <w:rsid w:val="00532F40"/>
    <w:rsid w:val="00533434"/>
    <w:rsid w:val="00533709"/>
    <w:rsid w:val="00536B8D"/>
    <w:rsid w:val="005421D7"/>
    <w:rsid w:val="0054470E"/>
    <w:rsid w:val="00550E13"/>
    <w:rsid w:val="00551A51"/>
    <w:rsid w:val="00561A21"/>
    <w:rsid w:val="00563CCF"/>
    <w:rsid w:val="00565243"/>
    <w:rsid w:val="00565A80"/>
    <w:rsid w:val="00566681"/>
    <w:rsid w:val="005667E8"/>
    <w:rsid w:val="00566DA7"/>
    <w:rsid w:val="005728F6"/>
    <w:rsid w:val="00580FAD"/>
    <w:rsid w:val="00586977"/>
    <w:rsid w:val="00591325"/>
    <w:rsid w:val="0059362C"/>
    <w:rsid w:val="005936A2"/>
    <w:rsid w:val="00594103"/>
    <w:rsid w:val="00595535"/>
    <w:rsid w:val="00597006"/>
    <w:rsid w:val="005976A3"/>
    <w:rsid w:val="005A1287"/>
    <w:rsid w:val="005A5C54"/>
    <w:rsid w:val="005B56C8"/>
    <w:rsid w:val="005B57DE"/>
    <w:rsid w:val="005B5AF7"/>
    <w:rsid w:val="005B5C2A"/>
    <w:rsid w:val="005B5C5F"/>
    <w:rsid w:val="005B7EC3"/>
    <w:rsid w:val="005C23C6"/>
    <w:rsid w:val="005C2ABC"/>
    <w:rsid w:val="005C53BE"/>
    <w:rsid w:val="005D18EF"/>
    <w:rsid w:val="005E211D"/>
    <w:rsid w:val="005E2F8C"/>
    <w:rsid w:val="005E57D7"/>
    <w:rsid w:val="005E629A"/>
    <w:rsid w:val="005F0799"/>
    <w:rsid w:val="006011B9"/>
    <w:rsid w:val="0060216A"/>
    <w:rsid w:val="00603A73"/>
    <w:rsid w:val="00603F7B"/>
    <w:rsid w:val="00607860"/>
    <w:rsid w:val="006104D7"/>
    <w:rsid w:val="00610B3D"/>
    <w:rsid w:val="00614377"/>
    <w:rsid w:val="00614B88"/>
    <w:rsid w:val="00622494"/>
    <w:rsid w:val="00640538"/>
    <w:rsid w:val="006459A9"/>
    <w:rsid w:val="00645DE2"/>
    <w:rsid w:val="00650A1B"/>
    <w:rsid w:val="00652F0D"/>
    <w:rsid w:val="0065373B"/>
    <w:rsid w:val="006538E2"/>
    <w:rsid w:val="0065593F"/>
    <w:rsid w:val="0065695B"/>
    <w:rsid w:val="00660CDF"/>
    <w:rsid w:val="006611F9"/>
    <w:rsid w:val="00661648"/>
    <w:rsid w:val="006675D3"/>
    <w:rsid w:val="006740BF"/>
    <w:rsid w:val="00676DC7"/>
    <w:rsid w:val="00687C7B"/>
    <w:rsid w:val="006919C9"/>
    <w:rsid w:val="00691D6D"/>
    <w:rsid w:val="006A2A01"/>
    <w:rsid w:val="006A5F1F"/>
    <w:rsid w:val="006B2DCC"/>
    <w:rsid w:val="006B4D0C"/>
    <w:rsid w:val="006B5723"/>
    <w:rsid w:val="006B6D2D"/>
    <w:rsid w:val="006C1E49"/>
    <w:rsid w:val="006C43F7"/>
    <w:rsid w:val="006C5C21"/>
    <w:rsid w:val="006D10D1"/>
    <w:rsid w:val="006D17F9"/>
    <w:rsid w:val="006E2C4F"/>
    <w:rsid w:val="006E2F17"/>
    <w:rsid w:val="006E419D"/>
    <w:rsid w:val="006E709B"/>
    <w:rsid w:val="006E7B55"/>
    <w:rsid w:val="006F0842"/>
    <w:rsid w:val="006F0BF1"/>
    <w:rsid w:val="006F13AB"/>
    <w:rsid w:val="006F1417"/>
    <w:rsid w:val="006F3399"/>
    <w:rsid w:val="006F376A"/>
    <w:rsid w:val="006F61F8"/>
    <w:rsid w:val="006F6BEB"/>
    <w:rsid w:val="00703B21"/>
    <w:rsid w:val="00703C26"/>
    <w:rsid w:val="007044C8"/>
    <w:rsid w:val="00704AC5"/>
    <w:rsid w:val="007069D1"/>
    <w:rsid w:val="007077A7"/>
    <w:rsid w:val="00707850"/>
    <w:rsid w:val="00710567"/>
    <w:rsid w:val="00711B32"/>
    <w:rsid w:val="0071218D"/>
    <w:rsid w:val="00713A58"/>
    <w:rsid w:val="0071466C"/>
    <w:rsid w:val="00715235"/>
    <w:rsid w:val="00716B52"/>
    <w:rsid w:val="00720AD7"/>
    <w:rsid w:val="00721C2A"/>
    <w:rsid w:val="007220ED"/>
    <w:rsid w:val="00725A0D"/>
    <w:rsid w:val="00725A77"/>
    <w:rsid w:val="00726608"/>
    <w:rsid w:val="00732BAF"/>
    <w:rsid w:val="00734030"/>
    <w:rsid w:val="0073442D"/>
    <w:rsid w:val="00734F41"/>
    <w:rsid w:val="00735152"/>
    <w:rsid w:val="00736B62"/>
    <w:rsid w:val="00736D34"/>
    <w:rsid w:val="0073748F"/>
    <w:rsid w:val="00737BCC"/>
    <w:rsid w:val="00737F73"/>
    <w:rsid w:val="007400F0"/>
    <w:rsid w:val="007472E9"/>
    <w:rsid w:val="00752424"/>
    <w:rsid w:val="007565D7"/>
    <w:rsid w:val="00756C36"/>
    <w:rsid w:val="0076025F"/>
    <w:rsid w:val="0076369B"/>
    <w:rsid w:val="00763BF1"/>
    <w:rsid w:val="007658BF"/>
    <w:rsid w:val="007666D5"/>
    <w:rsid w:val="00771BEA"/>
    <w:rsid w:val="00772978"/>
    <w:rsid w:val="0077376A"/>
    <w:rsid w:val="00776469"/>
    <w:rsid w:val="00776B00"/>
    <w:rsid w:val="00792AF6"/>
    <w:rsid w:val="00793B84"/>
    <w:rsid w:val="00793D6C"/>
    <w:rsid w:val="007974B6"/>
    <w:rsid w:val="007A00C4"/>
    <w:rsid w:val="007A1F42"/>
    <w:rsid w:val="007A2713"/>
    <w:rsid w:val="007B1491"/>
    <w:rsid w:val="007B1AD5"/>
    <w:rsid w:val="007B24A3"/>
    <w:rsid w:val="007B3B6D"/>
    <w:rsid w:val="007B539A"/>
    <w:rsid w:val="007B5D5D"/>
    <w:rsid w:val="007B744D"/>
    <w:rsid w:val="007C09C7"/>
    <w:rsid w:val="007C438D"/>
    <w:rsid w:val="007C6825"/>
    <w:rsid w:val="007C6A63"/>
    <w:rsid w:val="007D06AB"/>
    <w:rsid w:val="007D0756"/>
    <w:rsid w:val="007E3A6D"/>
    <w:rsid w:val="007E4CA4"/>
    <w:rsid w:val="007E71B4"/>
    <w:rsid w:val="008017EC"/>
    <w:rsid w:val="0080382D"/>
    <w:rsid w:val="008110AC"/>
    <w:rsid w:val="008125D7"/>
    <w:rsid w:val="008140EF"/>
    <w:rsid w:val="00821544"/>
    <w:rsid w:val="00823053"/>
    <w:rsid w:val="00823133"/>
    <w:rsid w:val="00824444"/>
    <w:rsid w:val="00832F35"/>
    <w:rsid w:val="00835CF7"/>
    <w:rsid w:val="00841058"/>
    <w:rsid w:val="00841321"/>
    <w:rsid w:val="00847647"/>
    <w:rsid w:val="008526E9"/>
    <w:rsid w:val="00853CEE"/>
    <w:rsid w:val="00854EA4"/>
    <w:rsid w:val="0085663B"/>
    <w:rsid w:val="008573CA"/>
    <w:rsid w:val="00862B7C"/>
    <w:rsid w:val="00865547"/>
    <w:rsid w:val="008665A6"/>
    <w:rsid w:val="00870065"/>
    <w:rsid w:val="0087218B"/>
    <w:rsid w:val="008723D0"/>
    <w:rsid w:val="0087493D"/>
    <w:rsid w:val="00875148"/>
    <w:rsid w:val="0087702B"/>
    <w:rsid w:val="00883CB7"/>
    <w:rsid w:val="00886CF7"/>
    <w:rsid w:val="00890929"/>
    <w:rsid w:val="0089266A"/>
    <w:rsid w:val="00892698"/>
    <w:rsid w:val="0089306D"/>
    <w:rsid w:val="008941BE"/>
    <w:rsid w:val="00896476"/>
    <w:rsid w:val="008A1117"/>
    <w:rsid w:val="008A12E3"/>
    <w:rsid w:val="008A320F"/>
    <w:rsid w:val="008B0A7C"/>
    <w:rsid w:val="008B3FE1"/>
    <w:rsid w:val="008B6165"/>
    <w:rsid w:val="008C2362"/>
    <w:rsid w:val="008C5990"/>
    <w:rsid w:val="008C696C"/>
    <w:rsid w:val="008D111F"/>
    <w:rsid w:val="008D4E68"/>
    <w:rsid w:val="008D53D2"/>
    <w:rsid w:val="008D5D89"/>
    <w:rsid w:val="008D7370"/>
    <w:rsid w:val="008E04FA"/>
    <w:rsid w:val="008E1C66"/>
    <w:rsid w:val="008E206E"/>
    <w:rsid w:val="008E23BA"/>
    <w:rsid w:val="008E31C4"/>
    <w:rsid w:val="008E3F21"/>
    <w:rsid w:val="008E6D40"/>
    <w:rsid w:val="008F0069"/>
    <w:rsid w:val="008F42D5"/>
    <w:rsid w:val="008F548F"/>
    <w:rsid w:val="008F5D03"/>
    <w:rsid w:val="00901770"/>
    <w:rsid w:val="00901BFD"/>
    <w:rsid w:val="009056E9"/>
    <w:rsid w:val="00905D43"/>
    <w:rsid w:val="009073BD"/>
    <w:rsid w:val="00912FD6"/>
    <w:rsid w:val="00915B58"/>
    <w:rsid w:val="0092036A"/>
    <w:rsid w:val="009207B5"/>
    <w:rsid w:val="00927DE3"/>
    <w:rsid w:val="00933E88"/>
    <w:rsid w:val="00935C2B"/>
    <w:rsid w:val="00936174"/>
    <w:rsid w:val="00937213"/>
    <w:rsid w:val="0094354E"/>
    <w:rsid w:val="00950AFF"/>
    <w:rsid w:val="00954189"/>
    <w:rsid w:val="00960881"/>
    <w:rsid w:val="00961437"/>
    <w:rsid w:val="00962CB6"/>
    <w:rsid w:val="009646D5"/>
    <w:rsid w:val="00965067"/>
    <w:rsid w:val="00965E63"/>
    <w:rsid w:val="00967685"/>
    <w:rsid w:val="00970784"/>
    <w:rsid w:val="00970806"/>
    <w:rsid w:val="00974529"/>
    <w:rsid w:val="00974BBD"/>
    <w:rsid w:val="00976443"/>
    <w:rsid w:val="00977667"/>
    <w:rsid w:val="00977A2B"/>
    <w:rsid w:val="009844E0"/>
    <w:rsid w:val="00985A93"/>
    <w:rsid w:val="00987E43"/>
    <w:rsid w:val="00990122"/>
    <w:rsid w:val="009907E5"/>
    <w:rsid w:val="00991CB1"/>
    <w:rsid w:val="00993EAA"/>
    <w:rsid w:val="0099463C"/>
    <w:rsid w:val="00994D77"/>
    <w:rsid w:val="00996E98"/>
    <w:rsid w:val="009A2091"/>
    <w:rsid w:val="009B02FE"/>
    <w:rsid w:val="009B2002"/>
    <w:rsid w:val="009B31FD"/>
    <w:rsid w:val="009C0CFF"/>
    <w:rsid w:val="009C0FAD"/>
    <w:rsid w:val="009C2CEB"/>
    <w:rsid w:val="009D0684"/>
    <w:rsid w:val="009D6BA7"/>
    <w:rsid w:val="009E05B4"/>
    <w:rsid w:val="009E1DCE"/>
    <w:rsid w:val="009E2161"/>
    <w:rsid w:val="009F2E14"/>
    <w:rsid w:val="009F5AA5"/>
    <w:rsid w:val="00A00118"/>
    <w:rsid w:val="00A007BF"/>
    <w:rsid w:val="00A035DD"/>
    <w:rsid w:val="00A04FBF"/>
    <w:rsid w:val="00A05703"/>
    <w:rsid w:val="00A11C87"/>
    <w:rsid w:val="00A127FB"/>
    <w:rsid w:val="00A14994"/>
    <w:rsid w:val="00A16D04"/>
    <w:rsid w:val="00A178C1"/>
    <w:rsid w:val="00A203A1"/>
    <w:rsid w:val="00A21164"/>
    <w:rsid w:val="00A21EA2"/>
    <w:rsid w:val="00A235E5"/>
    <w:rsid w:val="00A25C2E"/>
    <w:rsid w:val="00A3631C"/>
    <w:rsid w:val="00A36F80"/>
    <w:rsid w:val="00A451E6"/>
    <w:rsid w:val="00A47B45"/>
    <w:rsid w:val="00A504B8"/>
    <w:rsid w:val="00A50F02"/>
    <w:rsid w:val="00A52738"/>
    <w:rsid w:val="00A53F2B"/>
    <w:rsid w:val="00A543D3"/>
    <w:rsid w:val="00A569C8"/>
    <w:rsid w:val="00A6089A"/>
    <w:rsid w:val="00A60E5B"/>
    <w:rsid w:val="00A61BBE"/>
    <w:rsid w:val="00A63569"/>
    <w:rsid w:val="00A64519"/>
    <w:rsid w:val="00A66899"/>
    <w:rsid w:val="00A7024F"/>
    <w:rsid w:val="00A71C15"/>
    <w:rsid w:val="00A7235E"/>
    <w:rsid w:val="00A7369D"/>
    <w:rsid w:val="00A75621"/>
    <w:rsid w:val="00A757B8"/>
    <w:rsid w:val="00A827E2"/>
    <w:rsid w:val="00A837DC"/>
    <w:rsid w:val="00A90ECA"/>
    <w:rsid w:val="00A91F99"/>
    <w:rsid w:val="00A941BE"/>
    <w:rsid w:val="00A9451A"/>
    <w:rsid w:val="00AA0230"/>
    <w:rsid w:val="00AA1DCD"/>
    <w:rsid w:val="00AA250B"/>
    <w:rsid w:val="00AA323C"/>
    <w:rsid w:val="00AA52F3"/>
    <w:rsid w:val="00AA6FCC"/>
    <w:rsid w:val="00AB4590"/>
    <w:rsid w:val="00AB606A"/>
    <w:rsid w:val="00AB67A7"/>
    <w:rsid w:val="00AB7DCE"/>
    <w:rsid w:val="00AC3425"/>
    <w:rsid w:val="00AC361B"/>
    <w:rsid w:val="00AC3DDC"/>
    <w:rsid w:val="00AC3FED"/>
    <w:rsid w:val="00AD00E4"/>
    <w:rsid w:val="00AD13A0"/>
    <w:rsid w:val="00AD17E9"/>
    <w:rsid w:val="00AD1CD7"/>
    <w:rsid w:val="00AD20B9"/>
    <w:rsid w:val="00AD450E"/>
    <w:rsid w:val="00AD527E"/>
    <w:rsid w:val="00AD59B6"/>
    <w:rsid w:val="00AE0007"/>
    <w:rsid w:val="00AE290D"/>
    <w:rsid w:val="00AE371D"/>
    <w:rsid w:val="00AE45E8"/>
    <w:rsid w:val="00AE4C33"/>
    <w:rsid w:val="00AF2A86"/>
    <w:rsid w:val="00AF4003"/>
    <w:rsid w:val="00AF6532"/>
    <w:rsid w:val="00AF6E5E"/>
    <w:rsid w:val="00AF7638"/>
    <w:rsid w:val="00AF7F8F"/>
    <w:rsid w:val="00B027CB"/>
    <w:rsid w:val="00B02BE8"/>
    <w:rsid w:val="00B05FC8"/>
    <w:rsid w:val="00B0652D"/>
    <w:rsid w:val="00B11C84"/>
    <w:rsid w:val="00B12EB4"/>
    <w:rsid w:val="00B13219"/>
    <w:rsid w:val="00B13D59"/>
    <w:rsid w:val="00B171CD"/>
    <w:rsid w:val="00B20150"/>
    <w:rsid w:val="00B232EC"/>
    <w:rsid w:val="00B23B60"/>
    <w:rsid w:val="00B26273"/>
    <w:rsid w:val="00B26CF8"/>
    <w:rsid w:val="00B275F6"/>
    <w:rsid w:val="00B33365"/>
    <w:rsid w:val="00B342E9"/>
    <w:rsid w:val="00B34FA0"/>
    <w:rsid w:val="00B35BEC"/>
    <w:rsid w:val="00B36A35"/>
    <w:rsid w:val="00B40CB6"/>
    <w:rsid w:val="00B420A7"/>
    <w:rsid w:val="00B46CF8"/>
    <w:rsid w:val="00B51A23"/>
    <w:rsid w:val="00B5222E"/>
    <w:rsid w:val="00B5598E"/>
    <w:rsid w:val="00B562E1"/>
    <w:rsid w:val="00B563DE"/>
    <w:rsid w:val="00B604B0"/>
    <w:rsid w:val="00B6253E"/>
    <w:rsid w:val="00B639D5"/>
    <w:rsid w:val="00B64ACA"/>
    <w:rsid w:val="00B65ACA"/>
    <w:rsid w:val="00B676B1"/>
    <w:rsid w:val="00B70D72"/>
    <w:rsid w:val="00B71115"/>
    <w:rsid w:val="00B71670"/>
    <w:rsid w:val="00B718ED"/>
    <w:rsid w:val="00B734BA"/>
    <w:rsid w:val="00B749AE"/>
    <w:rsid w:val="00B83663"/>
    <w:rsid w:val="00B84DBD"/>
    <w:rsid w:val="00B86F32"/>
    <w:rsid w:val="00B87E6C"/>
    <w:rsid w:val="00B92540"/>
    <w:rsid w:val="00B97270"/>
    <w:rsid w:val="00B97651"/>
    <w:rsid w:val="00B978C8"/>
    <w:rsid w:val="00BA20BF"/>
    <w:rsid w:val="00BA3958"/>
    <w:rsid w:val="00BA6CC9"/>
    <w:rsid w:val="00BA6DDF"/>
    <w:rsid w:val="00BA6F4D"/>
    <w:rsid w:val="00BB189E"/>
    <w:rsid w:val="00BB2081"/>
    <w:rsid w:val="00BB4FC7"/>
    <w:rsid w:val="00BB74D3"/>
    <w:rsid w:val="00BD06A1"/>
    <w:rsid w:val="00BD11A1"/>
    <w:rsid w:val="00BD16C4"/>
    <w:rsid w:val="00BD1DF1"/>
    <w:rsid w:val="00BD4414"/>
    <w:rsid w:val="00BD4E05"/>
    <w:rsid w:val="00BD7B75"/>
    <w:rsid w:val="00BE09CD"/>
    <w:rsid w:val="00BE1773"/>
    <w:rsid w:val="00BE1A1C"/>
    <w:rsid w:val="00BE1CD2"/>
    <w:rsid w:val="00BE307B"/>
    <w:rsid w:val="00BE3AB8"/>
    <w:rsid w:val="00BE4632"/>
    <w:rsid w:val="00BE6B50"/>
    <w:rsid w:val="00BF0AAB"/>
    <w:rsid w:val="00BF216B"/>
    <w:rsid w:val="00BF243E"/>
    <w:rsid w:val="00BF2CB6"/>
    <w:rsid w:val="00C00B8A"/>
    <w:rsid w:val="00C0154E"/>
    <w:rsid w:val="00C02839"/>
    <w:rsid w:val="00C06858"/>
    <w:rsid w:val="00C06BDE"/>
    <w:rsid w:val="00C114DA"/>
    <w:rsid w:val="00C25AFA"/>
    <w:rsid w:val="00C30277"/>
    <w:rsid w:val="00C304FC"/>
    <w:rsid w:val="00C31143"/>
    <w:rsid w:val="00C31DBB"/>
    <w:rsid w:val="00C3375E"/>
    <w:rsid w:val="00C35528"/>
    <w:rsid w:val="00C36174"/>
    <w:rsid w:val="00C3621F"/>
    <w:rsid w:val="00C368E3"/>
    <w:rsid w:val="00C36B00"/>
    <w:rsid w:val="00C36C0B"/>
    <w:rsid w:val="00C36FB2"/>
    <w:rsid w:val="00C43A1F"/>
    <w:rsid w:val="00C449A0"/>
    <w:rsid w:val="00C468C7"/>
    <w:rsid w:val="00C475C9"/>
    <w:rsid w:val="00C47D5A"/>
    <w:rsid w:val="00C50460"/>
    <w:rsid w:val="00C55F51"/>
    <w:rsid w:val="00C56C25"/>
    <w:rsid w:val="00C57994"/>
    <w:rsid w:val="00C57C2E"/>
    <w:rsid w:val="00C60F0C"/>
    <w:rsid w:val="00C62494"/>
    <w:rsid w:val="00C65E4E"/>
    <w:rsid w:val="00C6618A"/>
    <w:rsid w:val="00C72E62"/>
    <w:rsid w:val="00C75E39"/>
    <w:rsid w:val="00C8363C"/>
    <w:rsid w:val="00C83B93"/>
    <w:rsid w:val="00C8630C"/>
    <w:rsid w:val="00C86DCE"/>
    <w:rsid w:val="00C9056D"/>
    <w:rsid w:val="00C93B4D"/>
    <w:rsid w:val="00CA1659"/>
    <w:rsid w:val="00CA3EC1"/>
    <w:rsid w:val="00CA4A3D"/>
    <w:rsid w:val="00CA5310"/>
    <w:rsid w:val="00CB1B89"/>
    <w:rsid w:val="00CB36EC"/>
    <w:rsid w:val="00CB7054"/>
    <w:rsid w:val="00CB7DB2"/>
    <w:rsid w:val="00CC072F"/>
    <w:rsid w:val="00CC186B"/>
    <w:rsid w:val="00CC356D"/>
    <w:rsid w:val="00CC628B"/>
    <w:rsid w:val="00CC76AD"/>
    <w:rsid w:val="00CC76EB"/>
    <w:rsid w:val="00CF2AC9"/>
    <w:rsid w:val="00CF360A"/>
    <w:rsid w:val="00CF74EB"/>
    <w:rsid w:val="00D001F6"/>
    <w:rsid w:val="00D01039"/>
    <w:rsid w:val="00D013E8"/>
    <w:rsid w:val="00D0484B"/>
    <w:rsid w:val="00D051CE"/>
    <w:rsid w:val="00D1287F"/>
    <w:rsid w:val="00D131F2"/>
    <w:rsid w:val="00D1455B"/>
    <w:rsid w:val="00D15072"/>
    <w:rsid w:val="00D1558F"/>
    <w:rsid w:val="00D168A5"/>
    <w:rsid w:val="00D16DDA"/>
    <w:rsid w:val="00D20231"/>
    <w:rsid w:val="00D253D6"/>
    <w:rsid w:val="00D30362"/>
    <w:rsid w:val="00D31268"/>
    <w:rsid w:val="00D332C0"/>
    <w:rsid w:val="00D340EF"/>
    <w:rsid w:val="00D356E7"/>
    <w:rsid w:val="00D357CD"/>
    <w:rsid w:val="00D377E6"/>
    <w:rsid w:val="00D401AD"/>
    <w:rsid w:val="00D40B60"/>
    <w:rsid w:val="00D40FF6"/>
    <w:rsid w:val="00D43507"/>
    <w:rsid w:val="00D453FF"/>
    <w:rsid w:val="00D45EB1"/>
    <w:rsid w:val="00D500A5"/>
    <w:rsid w:val="00D515AB"/>
    <w:rsid w:val="00D51B34"/>
    <w:rsid w:val="00D60C2B"/>
    <w:rsid w:val="00D64577"/>
    <w:rsid w:val="00D64742"/>
    <w:rsid w:val="00D64C8E"/>
    <w:rsid w:val="00D67D31"/>
    <w:rsid w:val="00D729CF"/>
    <w:rsid w:val="00D745E9"/>
    <w:rsid w:val="00D74DFC"/>
    <w:rsid w:val="00D7574A"/>
    <w:rsid w:val="00D75FBC"/>
    <w:rsid w:val="00D76BE1"/>
    <w:rsid w:val="00D82DF3"/>
    <w:rsid w:val="00D83796"/>
    <w:rsid w:val="00D85071"/>
    <w:rsid w:val="00D85128"/>
    <w:rsid w:val="00D86DCA"/>
    <w:rsid w:val="00D874A6"/>
    <w:rsid w:val="00D90C24"/>
    <w:rsid w:val="00D94288"/>
    <w:rsid w:val="00D94953"/>
    <w:rsid w:val="00D94CE9"/>
    <w:rsid w:val="00D9721C"/>
    <w:rsid w:val="00DA0FB6"/>
    <w:rsid w:val="00DA4CC3"/>
    <w:rsid w:val="00DA6877"/>
    <w:rsid w:val="00DA73D1"/>
    <w:rsid w:val="00DA78E0"/>
    <w:rsid w:val="00DB3CE6"/>
    <w:rsid w:val="00DB5999"/>
    <w:rsid w:val="00DC14D4"/>
    <w:rsid w:val="00DC28D8"/>
    <w:rsid w:val="00DC2BF0"/>
    <w:rsid w:val="00DC340A"/>
    <w:rsid w:val="00DC5667"/>
    <w:rsid w:val="00DD48E6"/>
    <w:rsid w:val="00DD7C0F"/>
    <w:rsid w:val="00DE31D7"/>
    <w:rsid w:val="00DE7021"/>
    <w:rsid w:val="00DE7252"/>
    <w:rsid w:val="00DF092E"/>
    <w:rsid w:val="00DF18F8"/>
    <w:rsid w:val="00DF4D9A"/>
    <w:rsid w:val="00DF57AA"/>
    <w:rsid w:val="00E00549"/>
    <w:rsid w:val="00E0054C"/>
    <w:rsid w:val="00E006B2"/>
    <w:rsid w:val="00E0408D"/>
    <w:rsid w:val="00E060E1"/>
    <w:rsid w:val="00E174D1"/>
    <w:rsid w:val="00E1791F"/>
    <w:rsid w:val="00E22DEA"/>
    <w:rsid w:val="00E23096"/>
    <w:rsid w:val="00E24FB6"/>
    <w:rsid w:val="00E2543B"/>
    <w:rsid w:val="00E2592F"/>
    <w:rsid w:val="00E2614B"/>
    <w:rsid w:val="00E3022E"/>
    <w:rsid w:val="00E31B86"/>
    <w:rsid w:val="00E3378F"/>
    <w:rsid w:val="00E34CC4"/>
    <w:rsid w:val="00E36D54"/>
    <w:rsid w:val="00E41F2B"/>
    <w:rsid w:val="00E44549"/>
    <w:rsid w:val="00E51217"/>
    <w:rsid w:val="00E5217B"/>
    <w:rsid w:val="00E5358F"/>
    <w:rsid w:val="00E62254"/>
    <w:rsid w:val="00E62DD3"/>
    <w:rsid w:val="00E635A2"/>
    <w:rsid w:val="00E73C97"/>
    <w:rsid w:val="00E751F2"/>
    <w:rsid w:val="00E7654E"/>
    <w:rsid w:val="00E825E0"/>
    <w:rsid w:val="00E829D5"/>
    <w:rsid w:val="00E846E6"/>
    <w:rsid w:val="00E857C3"/>
    <w:rsid w:val="00E86BF7"/>
    <w:rsid w:val="00E87A12"/>
    <w:rsid w:val="00E9191F"/>
    <w:rsid w:val="00E9572F"/>
    <w:rsid w:val="00E95CF1"/>
    <w:rsid w:val="00E95E60"/>
    <w:rsid w:val="00E9713B"/>
    <w:rsid w:val="00EA21F6"/>
    <w:rsid w:val="00EA3AAD"/>
    <w:rsid w:val="00EA3CFD"/>
    <w:rsid w:val="00EA538F"/>
    <w:rsid w:val="00EA5CBB"/>
    <w:rsid w:val="00EB1B9F"/>
    <w:rsid w:val="00EB2506"/>
    <w:rsid w:val="00EC0A20"/>
    <w:rsid w:val="00EC255B"/>
    <w:rsid w:val="00EC4A9F"/>
    <w:rsid w:val="00EC6D24"/>
    <w:rsid w:val="00ED1B21"/>
    <w:rsid w:val="00ED33D7"/>
    <w:rsid w:val="00ED439D"/>
    <w:rsid w:val="00ED5B4E"/>
    <w:rsid w:val="00ED6266"/>
    <w:rsid w:val="00ED6C06"/>
    <w:rsid w:val="00EE251C"/>
    <w:rsid w:val="00EE364D"/>
    <w:rsid w:val="00EE76B3"/>
    <w:rsid w:val="00EF2883"/>
    <w:rsid w:val="00EF4284"/>
    <w:rsid w:val="00EF4F69"/>
    <w:rsid w:val="00EF6951"/>
    <w:rsid w:val="00EF6B66"/>
    <w:rsid w:val="00F00402"/>
    <w:rsid w:val="00F025FE"/>
    <w:rsid w:val="00F052ED"/>
    <w:rsid w:val="00F05BF5"/>
    <w:rsid w:val="00F06D28"/>
    <w:rsid w:val="00F06E32"/>
    <w:rsid w:val="00F110A0"/>
    <w:rsid w:val="00F115A0"/>
    <w:rsid w:val="00F1361E"/>
    <w:rsid w:val="00F13ECC"/>
    <w:rsid w:val="00F17E54"/>
    <w:rsid w:val="00F255DF"/>
    <w:rsid w:val="00F25CB5"/>
    <w:rsid w:val="00F27E38"/>
    <w:rsid w:val="00F310B7"/>
    <w:rsid w:val="00F379EA"/>
    <w:rsid w:val="00F41027"/>
    <w:rsid w:val="00F41E73"/>
    <w:rsid w:val="00F44199"/>
    <w:rsid w:val="00F44663"/>
    <w:rsid w:val="00F56109"/>
    <w:rsid w:val="00F56B86"/>
    <w:rsid w:val="00F57135"/>
    <w:rsid w:val="00F5724C"/>
    <w:rsid w:val="00F574A1"/>
    <w:rsid w:val="00F6479F"/>
    <w:rsid w:val="00F653DD"/>
    <w:rsid w:val="00F65E7A"/>
    <w:rsid w:val="00F6638C"/>
    <w:rsid w:val="00F706DC"/>
    <w:rsid w:val="00F715DB"/>
    <w:rsid w:val="00F76278"/>
    <w:rsid w:val="00F8004C"/>
    <w:rsid w:val="00F82747"/>
    <w:rsid w:val="00F85B21"/>
    <w:rsid w:val="00F86CA9"/>
    <w:rsid w:val="00F87061"/>
    <w:rsid w:val="00F9249A"/>
    <w:rsid w:val="00F937C5"/>
    <w:rsid w:val="00F94FE3"/>
    <w:rsid w:val="00F96D18"/>
    <w:rsid w:val="00FA0719"/>
    <w:rsid w:val="00FA1416"/>
    <w:rsid w:val="00FA4BFA"/>
    <w:rsid w:val="00FA51B2"/>
    <w:rsid w:val="00FA6D41"/>
    <w:rsid w:val="00FA7B23"/>
    <w:rsid w:val="00FB28B8"/>
    <w:rsid w:val="00FB47D1"/>
    <w:rsid w:val="00FB6741"/>
    <w:rsid w:val="00FC00A1"/>
    <w:rsid w:val="00FC09DF"/>
    <w:rsid w:val="00FC21FC"/>
    <w:rsid w:val="00FC2C72"/>
    <w:rsid w:val="00FC47B9"/>
    <w:rsid w:val="00FC4FC7"/>
    <w:rsid w:val="00FC5D77"/>
    <w:rsid w:val="00FC747C"/>
    <w:rsid w:val="00FC748C"/>
    <w:rsid w:val="00FD0CD1"/>
    <w:rsid w:val="00FD1B9A"/>
    <w:rsid w:val="00FD2DDC"/>
    <w:rsid w:val="00FD507A"/>
    <w:rsid w:val="00FE000B"/>
    <w:rsid w:val="00FE1EDE"/>
    <w:rsid w:val="00FE65F9"/>
    <w:rsid w:val="00FF03C0"/>
    <w:rsid w:val="00FF0990"/>
    <w:rsid w:val="00FF320F"/>
    <w:rsid w:val="00FF5B7B"/>
    <w:rsid w:val="00FF62B7"/>
    <w:rsid w:val="00FF62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semiHidden="0" w:uiPriority="0" w:qFormat="1"/>
    <w:lsdException w:name="heading 6" w:locked="1" w:semiHidden="0" w:uiPriority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3C7E6F"/>
  </w:style>
  <w:style w:type="paragraph" w:styleId="Ttulo1">
    <w:name w:val="heading 1"/>
    <w:basedOn w:val="Normal"/>
    <w:next w:val="Normal"/>
    <w:link w:val="Ttulo1Char"/>
    <w:uiPriority w:val="99"/>
    <w:qFormat/>
    <w:rsid w:val="003C7E6F"/>
    <w:pPr>
      <w:keepNext/>
      <w:numPr>
        <w:ilvl w:val="12"/>
      </w:numPr>
      <w:tabs>
        <w:tab w:val="left" w:pos="360"/>
        <w:tab w:val="left" w:pos="720"/>
        <w:tab w:val="left" w:pos="1260"/>
        <w:tab w:val="left" w:pos="1440"/>
        <w:tab w:val="left" w:leader="dot" w:pos="9720"/>
      </w:tabs>
      <w:ind w:left="900"/>
      <w:jc w:val="both"/>
      <w:outlineLvl w:val="0"/>
    </w:pPr>
    <w:rPr>
      <w:rFonts w:ascii="Arial" w:hAnsi="Arial"/>
      <w:b/>
      <w:sz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3C7E6F"/>
    <w:pPr>
      <w:keepNext/>
      <w:numPr>
        <w:ilvl w:val="12"/>
      </w:numPr>
      <w:tabs>
        <w:tab w:val="left" w:pos="720"/>
        <w:tab w:val="left" w:leader="dot" w:pos="9720"/>
      </w:tabs>
      <w:ind w:left="360"/>
      <w:jc w:val="both"/>
      <w:outlineLvl w:val="1"/>
    </w:pPr>
    <w:rPr>
      <w:b/>
      <w:sz w:val="28"/>
    </w:rPr>
  </w:style>
  <w:style w:type="paragraph" w:styleId="Ttulo3">
    <w:name w:val="heading 3"/>
    <w:basedOn w:val="Normal"/>
    <w:next w:val="Normal"/>
    <w:link w:val="Ttulo3Char"/>
    <w:uiPriority w:val="99"/>
    <w:qFormat/>
    <w:rsid w:val="003C7E6F"/>
    <w:pPr>
      <w:keepNext/>
      <w:numPr>
        <w:ilvl w:val="12"/>
      </w:numPr>
      <w:ind w:left="3240"/>
      <w:jc w:val="both"/>
      <w:outlineLvl w:val="2"/>
    </w:pPr>
    <w:rPr>
      <w:b/>
      <w:sz w:val="36"/>
    </w:rPr>
  </w:style>
  <w:style w:type="paragraph" w:styleId="Ttulo4">
    <w:name w:val="heading 4"/>
    <w:basedOn w:val="Normal"/>
    <w:next w:val="Normal"/>
    <w:link w:val="Ttulo4Char"/>
    <w:uiPriority w:val="99"/>
    <w:qFormat/>
    <w:rsid w:val="003C7E6F"/>
    <w:pPr>
      <w:keepNext/>
      <w:numPr>
        <w:ilvl w:val="12"/>
      </w:numPr>
      <w:tabs>
        <w:tab w:val="left" w:pos="360"/>
        <w:tab w:val="left" w:pos="426"/>
        <w:tab w:val="left" w:leader="dot" w:pos="9720"/>
      </w:tabs>
      <w:ind w:left="426"/>
      <w:jc w:val="both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3C7E6F"/>
    <w:pPr>
      <w:keepNext/>
      <w:tabs>
        <w:tab w:val="left" w:pos="720"/>
        <w:tab w:val="left" w:pos="1080"/>
      </w:tabs>
      <w:ind w:left="426"/>
      <w:jc w:val="both"/>
      <w:outlineLvl w:val="4"/>
    </w:pPr>
    <w:rPr>
      <w:rFonts w:ascii="Arial" w:hAnsi="Arial"/>
      <w:b/>
    </w:rPr>
  </w:style>
  <w:style w:type="paragraph" w:styleId="Ttulo6">
    <w:name w:val="heading 6"/>
    <w:basedOn w:val="Normal"/>
    <w:next w:val="Normal"/>
    <w:link w:val="Ttulo6Char"/>
    <w:uiPriority w:val="99"/>
    <w:qFormat/>
    <w:rsid w:val="003C7E6F"/>
    <w:pPr>
      <w:keepNext/>
      <w:tabs>
        <w:tab w:val="left" w:pos="720"/>
        <w:tab w:val="left" w:leader="dot" w:pos="9720"/>
      </w:tabs>
      <w:jc w:val="both"/>
      <w:outlineLvl w:val="5"/>
    </w:pPr>
    <w:rPr>
      <w:rFonts w:ascii="Arial" w:hAnsi="Arial"/>
      <w:sz w:val="24"/>
    </w:rPr>
  </w:style>
  <w:style w:type="paragraph" w:styleId="Ttulo7">
    <w:name w:val="heading 7"/>
    <w:basedOn w:val="Normal"/>
    <w:next w:val="Normal"/>
    <w:link w:val="Ttulo7Char"/>
    <w:uiPriority w:val="99"/>
    <w:qFormat/>
    <w:rsid w:val="003C7E6F"/>
    <w:pPr>
      <w:keepNext/>
      <w:tabs>
        <w:tab w:val="left" w:pos="720"/>
        <w:tab w:val="left" w:leader="dot" w:pos="9720"/>
      </w:tabs>
      <w:ind w:left="720"/>
      <w:jc w:val="both"/>
      <w:outlineLvl w:val="6"/>
    </w:pPr>
    <w:rPr>
      <w:rFonts w:ascii="Arial" w:hAnsi="Arial"/>
      <w:sz w:val="24"/>
    </w:rPr>
  </w:style>
  <w:style w:type="paragraph" w:styleId="Ttulo8">
    <w:name w:val="heading 8"/>
    <w:basedOn w:val="Normal"/>
    <w:next w:val="Normal"/>
    <w:link w:val="Ttulo8Char"/>
    <w:uiPriority w:val="99"/>
    <w:qFormat/>
    <w:rsid w:val="003C7E6F"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link w:val="Ttulo9Char"/>
    <w:uiPriority w:val="99"/>
    <w:qFormat/>
    <w:rsid w:val="003C7E6F"/>
    <w:pPr>
      <w:keepNext/>
      <w:numPr>
        <w:ilvl w:val="12"/>
      </w:numPr>
      <w:tabs>
        <w:tab w:val="left" w:pos="5040"/>
      </w:tabs>
      <w:spacing w:line="360" w:lineRule="auto"/>
      <w:ind w:left="3240"/>
      <w:jc w:val="both"/>
      <w:outlineLvl w:val="8"/>
    </w:pPr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565243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Ttulo2Char">
    <w:name w:val="Título 2 Char"/>
    <w:link w:val="Ttulo2"/>
    <w:uiPriority w:val="99"/>
    <w:semiHidden/>
    <w:locked/>
    <w:rsid w:val="00565243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link w:val="Ttulo3"/>
    <w:uiPriority w:val="99"/>
    <w:semiHidden/>
    <w:locked/>
    <w:rsid w:val="00565243"/>
    <w:rPr>
      <w:rFonts w:ascii="Cambria" w:hAnsi="Cambria" w:cs="Times New Roman"/>
      <w:b/>
      <w:bCs/>
      <w:sz w:val="26"/>
      <w:szCs w:val="26"/>
    </w:rPr>
  </w:style>
  <w:style w:type="character" w:customStyle="1" w:styleId="Ttulo4Char">
    <w:name w:val="Título 4 Char"/>
    <w:link w:val="Ttulo4"/>
    <w:uiPriority w:val="99"/>
    <w:semiHidden/>
    <w:locked/>
    <w:rsid w:val="00565243"/>
    <w:rPr>
      <w:rFonts w:ascii="Calibri" w:hAnsi="Calibri" w:cs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9"/>
    <w:semiHidden/>
    <w:locked/>
    <w:rsid w:val="00565243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9"/>
    <w:semiHidden/>
    <w:locked/>
    <w:rsid w:val="00565243"/>
    <w:rPr>
      <w:rFonts w:ascii="Calibri" w:hAnsi="Calibri" w:cs="Times New Roman"/>
      <w:b/>
      <w:bCs/>
    </w:rPr>
  </w:style>
  <w:style w:type="character" w:customStyle="1" w:styleId="Ttulo7Char">
    <w:name w:val="Título 7 Char"/>
    <w:link w:val="Ttulo7"/>
    <w:uiPriority w:val="99"/>
    <w:semiHidden/>
    <w:locked/>
    <w:rsid w:val="00565243"/>
    <w:rPr>
      <w:rFonts w:ascii="Calibri" w:hAnsi="Calibri" w:cs="Times New Roman"/>
      <w:sz w:val="24"/>
      <w:szCs w:val="24"/>
    </w:rPr>
  </w:style>
  <w:style w:type="character" w:customStyle="1" w:styleId="Ttulo8Char">
    <w:name w:val="Título 8 Char"/>
    <w:link w:val="Ttulo8"/>
    <w:uiPriority w:val="99"/>
    <w:semiHidden/>
    <w:locked/>
    <w:rsid w:val="00565243"/>
    <w:rPr>
      <w:rFonts w:ascii="Calibri" w:hAnsi="Calibri" w:cs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9"/>
    <w:semiHidden/>
    <w:locked/>
    <w:rsid w:val="00565243"/>
    <w:rPr>
      <w:rFonts w:ascii="Cambria" w:hAnsi="Cambria" w:cs="Times New Roman"/>
    </w:rPr>
  </w:style>
  <w:style w:type="paragraph" w:styleId="Cabealho">
    <w:name w:val="header"/>
    <w:basedOn w:val="Normal"/>
    <w:link w:val="CabealhoChar"/>
    <w:uiPriority w:val="99"/>
    <w:rsid w:val="003C7E6F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semiHidden/>
    <w:locked/>
    <w:rsid w:val="00565243"/>
    <w:rPr>
      <w:rFonts w:cs="Times New Roman"/>
      <w:sz w:val="20"/>
      <w:szCs w:val="20"/>
    </w:rPr>
  </w:style>
  <w:style w:type="paragraph" w:styleId="Rodap">
    <w:name w:val="footer"/>
    <w:basedOn w:val="Normal"/>
    <w:link w:val="RodapChar"/>
    <w:uiPriority w:val="99"/>
    <w:rsid w:val="003C7E6F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semiHidden/>
    <w:locked/>
    <w:rsid w:val="00565243"/>
    <w:rPr>
      <w:rFonts w:cs="Times New Roman"/>
      <w:sz w:val="20"/>
      <w:szCs w:val="20"/>
    </w:rPr>
  </w:style>
  <w:style w:type="character" w:styleId="Nmerodepgina">
    <w:name w:val="page number"/>
    <w:uiPriority w:val="99"/>
    <w:rsid w:val="003C7E6F"/>
    <w:rPr>
      <w:rFonts w:cs="Times New Roman"/>
    </w:rPr>
  </w:style>
  <w:style w:type="paragraph" w:styleId="Sumrio1">
    <w:name w:val="toc 1"/>
    <w:basedOn w:val="Normal"/>
    <w:next w:val="Normal"/>
    <w:uiPriority w:val="99"/>
    <w:semiHidden/>
    <w:rsid w:val="003C7E6F"/>
    <w:pPr>
      <w:spacing w:before="120"/>
    </w:pPr>
    <w:rPr>
      <w:b/>
      <w:i/>
      <w:sz w:val="24"/>
    </w:rPr>
  </w:style>
  <w:style w:type="paragraph" w:customStyle="1" w:styleId="StyleHeading">
    <w:name w:val="Style Heading"/>
    <w:basedOn w:val="Normal"/>
    <w:uiPriority w:val="99"/>
    <w:rsid w:val="003C7E6F"/>
    <w:pPr>
      <w:pBdr>
        <w:bottom w:val="single" w:sz="30" w:space="1" w:color="000080"/>
      </w:pBdr>
      <w:tabs>
        <w:tab w:val="left" w:pos="720"/>
        <w:tab w:val="left" w:pos="1080"/>
      </w:tabs>
    </w:pPr>
    <w:rPr>
      <w:b/>
      <w:color w:val="000080"/>
      <w:sz w:val="28"/>
    </w:rPr>
  </w:style>
  <w:style w:type="paragraph" w:customStyle="1" w:styleId="SubHeading">
    <w:name w:val="Sub Heading"/>
    <w:basedOn w:val="Normal"/>
    <w:uiPriority w:val="99"/>
    <w:rsid w:val="003C7E6F"/>
    <w:pPr>
      <w:pBdr>
        <w:bottom w:val="single" w:sz="18" w:space="1" w:color="000080"/>
      </w:pBdr>
      <w:tabs>
        <w:tab w:val="left" w:pos="720"/>
        <w:tab w:val="left" w:pos="1080"/>
      </w:tabs>
      <w:ind w:left="720" w:right="4500" w:hanging="360"/>
    </w:pPr>
    <w:rPr>
      <w:b/>
      <w:sz w:val="24"/>
    </w:rPr>
  </w:style>
  <w:style w:type="paragraph" w:customStyle="1" w:styleId="Body">
    <w:name w:val="Body"/>
    <w:basedOn w:val="Normal"/>
    <w:uiPriority w:val="99"/>
    <w:rsid w:val="003C7E6F"/>
    <w:pPr>
      <w:ind w:left="360"/>
    </w:pPr>
    <w:rPr>
      <w:sz w:val="24"/>
    </w:rPr>
  </w:style>
  <w:style w:type="paragraph" w:styleId="Sumrio2">
    <w:name w:val="toc 2"/>
    <w:basedOn w:val="Normal"/>
    <w:next w:val="Normal"/>
    <w:uiPriority w:val="99"/>
    <w:semiHidden/>
    <w:rsid w:val="003C7E6F"/>
    <w:pPr>
      <w:spacing w:before="120"/>
      <w:ind w:left="200"/>
    </w:pPr>
    <w:rPr>
      <w:b/>
      <w:sz w:val="22"/>
    </w:rPr>
  </w:style>
  <w:style w:type="paragraph" w:styleId="Sumrio3">
    <w:name w:val="toc 3"/>
    <w:basedOn w:val="Normal"/>
    <w:next w:val="Normal"/>
    <w:uiPriority w:val="99"/>
    <w:semiHidden/>
    <w:rsid w:val="003C7E6F"/>
    <w:pPr>
      <w:ind w:left="400"/>
    </w:pPr>
  </w:style>
  <w:style w:type="paragraph" w:styleId="Sumrio4">
    <w:name w:val="toc 4"/>
    <w:basedOn w:val="Normal"/>
    <w:next w:val="Normal"/>
    <w:uiPriority w:val="99"/>
    <w:semiHidden/>
    <w:rsid w:val="003C7E6F"/>
    <w:pPr>
      <w:ind w:left="600"/>
    </w:pPr>
  </w:style>
  <w:style w:type="paragraph" w:styleId="Sumrio5">
    <w:name w:val="toc 5"/>
    <w:basedOn w:val="Normal"/>
    <w:next w:val="Normal"/>
    <w:uiPriority w:val="99"/>
    <w:semiHidden/>
    <w:rsid w:val="003C7E6F"/>
    <w:pPr>
      <w:ind w:left="800"/>
    </w:pPr>
  </w:style>
  <w:style w:type="paragraph" w:styleId="Sumrio6">
    <w:name w:val="toc 6"/>
    <w:basedOn w:val="Normal"/>
    <w:next w:val="Normal"/>
    <w:uiPriority w:val="99"/>
    <w:semiHidden/>
    <w:rsid w:val="003C7E6F"/>
    <w:pPr>
      <w:ind w:left="1000"/>
    </w:pPr>
  </w:style>
  <w:style w:type="paragraph" w:styleId="Sumrio7">
    <w:name w:val="toc 7"/>
    <w:basedOn w:val="Normal"/>
    <w:next w:val="Normal"/>
    <w:uiPriority w:val="99"/>
    <w:semiHidden/>
    <w:rsid w:val="003C7E6F"/>
    <w:pPr>
      <w:ind w:left="1200"/>
    </w:pPr>
  </w:style>
  <w:style w:type="paragraph" w:styleId="Sumrio8">
    <w:name w:val="toc 8"/>
    <w:basedOn w:val="Normal"/>
    <w:next w:val="Normal"/>
    <w:uiPriority w:val="99"/>
    <w:semiHidden/>
    <w:rsid w:val="003C7E6F"/>
    <w:pPr>
      <w:ind w:left="1400"/>
    </w:pPr>
  </w:style>
  <w:style w:type="paragraph" w:styleId="Sumrio9">
    <w:name w:val="toc 9"/>
    <w:basedOn w:val="Normal"/>
    <w:next w:val="Normal"/>
    <w:uiPriority w:val="99"/>
    <w:semiHidden/>
    <w:rsid w:val="003C7E6F"/>
    <w:pPr>
      <w:ind w:left="1600"/>
    </w:pPr>
  </w:style>
  <w:style w:type="paragraph" w:customStyle="1" w:styleId="Corpo">
    <w:name w:val="Corpo"/>
    <w:basedOn w:val="Normal"/>
    <w:uiPriority w:val="99"/>
    <w:rsid w:val="003C7E6F"/>
    <w:pPr>
      <w:spacing w:after="120"/>
      <w:ind w:left="709"/>
      <w:jc w:val="both"/>
    </w:pPr>
    <w:rPr>
      <w:rFonts w:ascii="Garamond" w:hAnsi="Garamond"/>
      <w:sz w:val="24"/>
      <w:lang w:eastAsia="en-US"/>
    </w:rPr>
  </w:style>
  <w:style w:type="paragraph" w:customStyle="1" w:styleId="TtulodoDocumento">
    <w:name w:val="Título do Documento"/>
    <w:basedOn w:val="Normal"/>
    <w:uiPriority w:val="99"/>
    <w:rsid w:val="003C7E6F"/>
    <w:pPr>
      <w:spacing w:before="3000" w:after="480"/>
      <w:ind w:left="567"/>
    </w:pPr>
    <w:rPr>
      <w:rFonts w:ascii="Impact" w:hAnsi="Impact"/>
      <w:sz w:val="36"/>
      <w:lang w:eastAsia="en-US"/>
    </w:rPr>
  </w:style>
  <w:style w:type="paragraph" w:customStyle="1" w:styleId="SubttulodoDocumento">
    <w:name w:val="Subtítulo do Documento"/>
    <w:basedOn w:val="TtulodoDocumento"/>
    <w:uiPriority w:val="99"/>
    <w:rsid w:val="003C7E6F"/>
    <w:pPr>
      <w:spacing w:before="120"/>
    </w:pPr>
  </w:style>
  <w:style w:type="paragraph" w:styleId="Recuodecorpodetexto">
    <w:name w:val="Body Text Indent"/>
    <w:basedOn w:val="Normal"/>
    <w:link w:val="RecuodecorpodetextoChar"/>
    <w:uiPriority w:val="99"/>
    <w:rsid w:val="003C7E6F"/>
    <w:pPr>
      <w:numPr>
        <w:ilvl w:val="12"/>
      </w:numPr>
      <w:tabs>
        <w:tab w:val="left" w:leader="dot" w:pos="9720"/>
      </w:tabs>
      <w:ind w:left="900"/>
      <w:jc w:val="both"/>
    </w:pPr>
    <w:rPr>
      <w:sz w:val="24"/>
    </w:rPr>
  </w:style>
  <w:style w:type="character" w:customStyle="1" w:styleId="RecuodecorpodetextoChar">
    <w:name w:val="Recuo de corpo de texto Char"/>
    <w:link w:val="Recuodecorpodetexto"/>
    <w:uiPriority w:val="99"/>
    <w:semiHidden/>
    <w:locked/>
    <w:rsid w:val="00565243"/>
    <w:rPr>
      <w:rFonts w:cs="Times New Roman"/>
      <w:sz w:val="20"/>
      <w:szCs w:val="20"/>
    </w:rPr>
  </w:style>
  <w:style w:type="paragraph" w:styleId="Corpodetexto">
    <w:name w:val="Body Text"/>
    <w:basedOn w:val="Normal"/>
    <w:link w:val="CorpodetextoChar"/>
    <w:uiPriority w:val="99"/>
    <w:rsid w:val="003C7E6F"/>
    <w:rPr>
      <w:rFonts w:ascii="Arial" w:hAnsi="Arial"/>
      <w:sz w:val="24"/>
    </w:rPr>
  </w:style>
  <w:style w:type="character" w:customStyle="1" w:styleId="CorpodetextoChar">
    <w:name w:val="Corpo de texto Char"/>
    <w:link w:val="Corpodetexto"/>
    <w:uiPriority w:val="99"/>
    <w:semiHidden/>
    <w:locked/>
    <w:rsid w:val="00565243"/>
    <w:rPr>
      <w:rFonts w:cs="Times New Roman"/>
      <w:sz w:val="20"/>
      <w:szCs w:val="20"/>
    </w:rPr>
  </w:style>
  <w:style w:type="paragraph" w:styleId="Recuodecorpodetexto2">
    <w:name w:val="Body Text Indent 2"/>
    <w:basedOn w:val="Normal"/>
    <w:link w:val="Recuodecorpodetexto2Char"/>
    <w:uiPriority w:val="99"/>
    <w:rsid w:val="003C7E6F"/>
    <w:pPr>
      <w:numPr>
        <w:ilvl w:val="12"/>
      </w:numPr>
      <w:tabs>
        <w:tab w:val="left" w:pos="360"/>
        <w:tab w:val="left" w:pos="1260"/>
        <w:tab w:val="left" w:pos="1440"/>
        <w:tab w:val="left" w:leader="dot" w:pos="9720"/>
      </w:tabs>
      <w:ind w:left="426"/>
      <w:jc w:val="both"/>
    </w:pPr>
    <w:rPr>
      <w:rFonts w:ascii="Arial" w:hAnsi="Arial"/>
      <w:sz w:val="24"/>
    </w:rPr>
  </w:style>
  <w:style w:type="character" w:customStyle="1" w:styleId="Recuodecorpodetexto2Char">
    <w:name w:val="Recuo de corpo de texto 2 Char"/>
    <w:link w:val="Recuodecorpodetexto2"/>
    <w:uiPriority w:val="99"/>
    <w:semiHidden/>
    <w:locked/>
    <w:rsid w:val="00565243"/>
    <w:rPr>
      <w:rFonts w:cs="Times New Roman"/>
      <w:sz w:val="20"/>
      <w:szCs w:val="20"/>
    </w:rPr>
  </w:style>
  <w:style w:type="paragraph" w:styleId="Recuodecorpodetexto3">
    <w:name w:val="Body Text Indent 3"/>
    <w:basedOn w:val="Normal"/>
    <w:link w:val="Recuodecorpodetexto3Char"/>
    <w:uiPriority w:val="99"/>
    <w:rsid w:val="003C7E6F"/>
    <w:pPr>
      <w:numPr>
        <w:ilvl w:val="12"/>
      </w:numPr>
      <w:tabs>
        <w:tab w:val="left" w:pos="630"/>
        <w:tab w:val="left" w:pos="1260"/>
        <w:tab w:val="left" w:pos="1440"/>
        <w:tab w:val="left" w:pos="2410"/>
        <w:tab w:val="left" w:leader="dot" w:pos="9720"/>
      </w:tabs>
      <w:ind w:left="2410"/>
      <w:jc w:val="both"/>
    </w:pPr>
    <w:rPr>
      <w:rFonts w:ascii="Arial" w:hAnsi="Arial"/>
      <w:sz w:val="24"/>
    </w:rPr>
  </w:style>
  <w:style w:type="character" w:customStyle="1" w:styleId="Recuodecorpodetexto3Char">
    <w:name w:val="Recuo de corpo de texto 3 Char"/>
    <w:link w:val="Recuodecorpodetexto3"/>
    <w:uiPriority w:val="99"/>
    <w:semiHidden/>
    <w:locked/>
    <w:rsid w:val="00565243"/>
    <w:rPr>
      <w:rFonts w:cs="Times New Roman"/>
      <w:sz w:val="16"/>
      <w:szCs w:val="16"/>
    </w:rPr>
  </w:style>
  <w:style w:type="paragraph" w:customStyle="1" w:styleId="Paragraph1">
    <w:name w:val="Paragraph1"/>
    <w:basedOn w:val="Normal"/>
    <w:uiPriority w:val="99"/>
    <w:rsid w:val="003C7E6F"/>
    <w:pPr>
      <w:widowControl w:val="0"/>
      <w:spacing w:before="80"/>
      <w:jc w:val="both"/>
    </w:pPr>
  </w:style>
  <w:style w:type="paragraph" w:customStyle="1" w:styleId="TCHeading1">
    <w:name w:val="TC Heading 1"/>
    <w:basedOn w:val="Ttulo1"/>
    <w:next w:val="Normal"/>
    <w:uiPriority w:val="99"/>
    <w:rsid w:val="003C7E6F"/>
    <w:pPr>
      <w:widowControl w:val="0"/>
      <w:numPr>
        <w:ilvl w:val="0"/>
      </w:numPr>
      <w:tabs>
        <w:tab w:val="clear" w:pos="720"/>
        <w:tab w:val="clear" w:pos="1260"/>
        <w:tab w:val="clear" w:pos="1440"/>
        <w:tab w:val="clear" w:pos="9720"/>
        <w:tab w:val="num" w:pos="360"/>
      </w:tabs>
      <w:spacing w:before="240" w:after="60" w:line="240" w:lineRule="atLeast"/>
      <w:ind w:left="900"/>
      <w:jc w:val="left"/>
    </w:pPr>
  </w:style>
  <w:style w:type="paragraph" w:customStyle="1" w:styleId="TCParagraph">
    <w:name w:val="TC Paragraph"/>
    <w:basedOn w:val="Corpodetexto"/>
    <w:uiPriority w:val="99"/>
    <w:rsid w:val="003C7E6F"/>
    <w:pPr>
      <w:keepLines/>
      <w:widowControl w:val="0"/>
      <w:spacing w:after="120" w:line="240" w:lineRule="atLeast"/>
      <w:ind w:firstLine="720"/>
      <w:jc w:val="both"/>
    </w:pPr>
    <w:rPr>
      <w:rFonts w:ascii="Times New Roman" w:hAnsi="Times New Roman"/>
      <w:sz w:val="20"/>
    </w:rPr>
  </w:style>
  <w:style w:type="paragraph" w:customStyle="1" w:styleId="TCTips">
    <w:name w:val="TC Tips"/>
    <w:basedOn w:val="Corpodetexto"/>
    <w:uiPriority w:val="99"/>
    <w:rsid w:val="003C7E6F"/>
    <w:pPr>
      <w:keepLines/>
      <w:widowControl w:val="0"/>
      <w:spacing w:after="120" w:line="240" w:lineRule="atLeast"/>
      <w:jc w:val="both"/>
    </w:pPr>
    <w:rPr>
      <w:rFonts w:ascii="Times New Roman" w:hAnsi="Times New Roman"/>
      <w:i/>
      <w:color w:val="0000FF"/>
      <w:sz w:val="20"/>
    </w:rPr>
  </w:style>
  <w:style w:type="paragraph" w:customStyle="1" w:styleId="TCHeading2">
    <w:name w:val="TC Heading 2"/>
    <w:basedOn w:val="Ttulo2"/>
    <w:next w:val="TCParagraph"/>
    <w:uiPriority w:val="99"/>
    <w:rsid w:val="003C7E6F"/>
    <w:pPr>
      <w:widowControl w:val="0"/>
      <w:numPr>
        <w:ilvl w:val="1"/>
        <w:numId w:val="1"/>
      </w:numPr>
      <w:tabs>
        <w:tab w:val="clear" w:pos="720"/>
        <w:tab w:val="clear" w:pos="9720"/>
      </w:tabs>
      <w:spacing w:before="120" w:after="60" w:line="240" w:lineRule="atLeast"/>
      <w:ind w:left="0"/>
      <w:jc w:val="left"/>
    </w:pPr>
    <w:rPr>
      <w:rFonts w:ascii="Arial" w:hAnsi="Arial"/>
      <w:sz w:val="24"/>
    </w:rPr>
  </w:style>
  <w:style w:type="paragraph" w:customStyle="1" w:styleId="TCHeading3">
    <w:name w:val="TC Heading 3"/>
    <w:basedOn w:val="Ttulo3"/>
    <w:next w:val="TCParagraph"/>
    <w:uiPriority w:val="99"/>
    <w:rsid w:val="003C7E6F"/>
    <w:pPr>
      <w:widowControl w:val="0"/>
      <w:numPr>
        <w:ilvl w:val="2"/>
        <w:numId w:val="1"/>
      </w:numPr>
      <w:spacing w:before="120" w:after="60" w:line="240" w:lineRule="atLeast"/>
      <w:ind w:left="0"/>
      <w:jc w:val="left"/>
    </w:pPr>
    <w:rPr>
      <w:rFonts w:ascii="Arial" w:hAnsi="Arial"/>
      <w:sz w:val="20"/>
    </w:rPr>
  </w:style>
  <w:style w:type="paragraph" w:customStyle="1" w:styleId="InfoBlue">
    <w:name w:val="InfoBlue"/>
    <w:basedOn w:val="Normal"/>
    <w:next w:val="Corpodetexto"/>
    <w:autoRedefine/>
    <w:uiPriority w:val="99"/>
    <w:rsid w:val="00752424"/>
    <w:pPr>
      <w:widowControl w:val="0"/>
      <w:spacing w:after="120" w:line="240" w:lineRule="atLeast"/>
      <w:ind w:left="720"/>
    </w:pPr>
    <w:rPr>
      <w:rFonts w:ascii="Arial" w:hAnsi="Arial"/>
      <w:i/>
      <w:color w:val="0000FF"/>
      <w:lang w:val="en-US"/>
    </w:rPr>
  </w:style>
  <w:style w:type="paragraph" w:styleId="Ttulo">
    <w:name w:val="Title"/>
    <w:basedOn w:val="Normal"/>
    <w:next w:val="Normal"/>
    <w:link w:val="TtuloChar"/>
    <w:uiPriority w:val="99"/>
    <w:qFormat/>
    <w:rsid w:val="003C7E6F"/>
    <w:pPr>
      <w:widowControl w:val="0"/>
      <w:jc w:val="center"/>
    </w:pPr>
    <w:rPr>
      <w:rFonts w:ascii="Arial" w:hAnsi="Arial"/>
      <w:b/>
      <w:sz w:val="36"/>
      <w:lang w:val="en-US"/>
    </w:rPr>
  </w:style>
  <w:style w:type="character" w:customStyle="1" w:styleId="TtuloChar">
    <w:name w:val="Título Char"/>
    <w:link w:val="Ttulo"/>
    <w:uiPriority w:val="99"/>
    <w:locked/>
    <w:rsid w:val="00565243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Tabletext">
    <w:name w:val="Tabletext"/>
    <w:basedOn w:val="Normal"/>
    <w:uiPriority w:val="99"/>
    <w:rsid w:val="003C7E6F"/>
    <w:pPr>
      <w:keepLines/>
      <w:widowControl w:val="0"/>
      <w:spacing w:after="120" w:line="240" w:lineRule="atLeast"/>
    </w:pPr>
    <w:rPr>
      <w:rFonts w:ascii="Arial" w:hAnsi="Arial"/>
      <w:lang w:val="en-US"/>
    </w:rPr>
  </w:style>
  <w:style w:type="character" w:styleId="Refdecomentrio">
    <w:name w:val="annotation reference"/>
    <w:uiPriority w:val="99"/>
    <w:semiHidden/>
    <w:rsid w:val="003C7E6F"/>
    <w:rPr>
      <w:rFonts w:cs="Times New Roman"/>
      <w:sz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3C7E6F"/>
  </w:style>
  <w:style w:type="character" w:customStyle="1" w:styleId="TextodecomentrioChar">
    <w:name w:val="Texto de comentário Char"/>
    <w:link w:val="Textodecomentrio"/>
    <w:uiPriority w:val="99"/>
    <w:semiHidden/>
    <w:locked/>
    <w:rsid w:val="00565243"/>
    <w:rPr>
      <w:rFonts w:cs="Times New Roman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rsid w:val="003C7E6F"/>
  </w:style>
  <w:style w:type="character" w:customStyle="1" w:styleId="TextodenotaderodapChar">
    <w:name w:val="Texto de nota de rodapé Char"/>
    <w:link w:val="Textodenotaderodap"/>
    <w:uiPriority w:val="99"/>
    <w:semiHidden/>
    <w:locked/>
    <w:rsid w:val="00565243"/>
    <w:rPr>
      <w:rFonts w:cs="Times New Roman"/>
      <w:sz w:val="20"/>
      <w:szCs w:val="20"/>
    </w:rPr>
  </w:style>
  <w:style w:type="character" w:styleId="Refdenotaderodap">
    <w:name w:val="footnote reference"/>
    <w:uiPriority w:val="99"/>
    <w:semiHidden/>
    <w:rsid w:val="003C7E6F"/>
    <w:rPr>
      <w:rFonts w:cs="Times New Roman"/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rsid w:val="0077646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565243"/>
    <w:rPr>
      <w:rFonts w:cs="Times New Roman"/>
      <w:sz w:val="2"/>
    </w:rPr>
  </w:style>
  <w:style w:type="table" w:styleId="Tabelacomgrade">
    <w:name w:val="Table Grid"/>
    <w:basedOn w:val="Tabelanormal"/>
    <w:uiPriority w:val="99"/>
    <w:rsid w:val="006011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egritoatributo">
    <w:name w:val="Negrito atributo"/>
    <w:uiPriority w:val="99"/>
    <w:rsid w:val="00752424"/>
    <w:rPr>
      <w:rFonts w:ascii="Courier New" w:hAnsi="Courier New"/>
      <w:b/>
      <w:sz w:val="18"/>
    </w:rPr>
  </w:style>
  <w:style w:type="paragraph" w:styleId="PargrafodaLista">
    <w:name w:val="List Paragraph"/>
    <w:basedOn w:val="Normal"/>
    <w:uiPriority w:val="99"/>
    <w:qFormat/>
    <w:rsid w:val="00A63569"/>
    <w:pPr>
      <w:ind w:left="720"/>
    </w:pPr>
    <w:rPr>
      <w:rFonts w:ascii="Calibri" w:hAnsi="Calibri"/>
      <w:sz w:val="22"/>
      <w:szCs w:val="22"/>
    </w:rPr>
  </w:style>
  <w:style w:type="character" w:customStyle="1" w:styleId="apple-style-span">
    <w:name w:val="apple-style-span"/>
    <w:uiPriority w:val="99"/>
    <w:rsid w:val="005D18EF"/>
    <w:rPr>
      <w:rFonts w:cs="Times New Roman"/>
    </w:rPr>
  </w:style>
  <w:style w:type="paragraph" w:customStyle="1" w:styleId="NormalArialNarrow">
    <w:name w:val="Normal + Arial Narrow"/>
    <w:aliases w:val="11 pt,Cor Personalizada(RGB(0,32,96))"/>
    <w:basedOn w:val="Normal"/>
    <w:link w:val="NormalArialNarrowChar"/>
    <w:uiPriority w:val="99"/>
    <w:rsid w:val="00EF4F69"/>
    <w:rPr>
      <w:rFonts w:ascii="Arial Narrow" w:hAnsi="Arial Narrow" w:cs="Arial"/>
      <w:color w:val="002060"/>
      <w:sz w:val="22"/>
      <w:szCs w:val="22"/>
    </w:rPr>
  </w:style>
  <w:style w:type="character" w:customStyle="1" w:styleId="NormalArialNarrowChar">
    <w:name w:val="Normal + Arial Narrow Char"/>
    <w:aliases w:val="11 pt Char,Cor Personalizada(RGB(0 Char,32 Char,96)) Char"/>
    <w:link w:val="NormalArialNarrow"/>
    <w:uiPriority w:val="99"/>
    <w:locked/>
    <w:rsid w:val="00EF4F69"/>
    <w:rPr>
      <w:rFonts w:ascii="Arial Narrow" w:hAnsi="Arial Narrow" w:cs="Arial"/>
      <w:color w:val="002060"/>
      <w:sz w:val="22"/>
      <w:szCs w:val="22"/>
      <w:lang w:val="pt-BR" w:eastAsia="pt-BR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semiHidden="0" w:uiPriority="0" w:qFormat="1"/>
    <w:lsdException w:name="heading 6" w:locked="1" w:semiHidden="0" w:uiPriority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3C7E6F"/>
  </w:style>
  <w:style w:type="paragraph" w:styleId="Ttulo1">
    <w:name w:val="heading 1"/>
    <w:basedOn w:val="Normal"/>
    <w:next w:val="Normal"/>
    <w:link w:val="Ttulo1Char"/>
    <w:uiPriority w:val="99"/>
    <w:qFormat/>
    <w:rsid w:val="003C7E6F"/>
    <w:pPr>
      <w:keepNext/>
      <w:numPr>
        <w:ilvl w:val="12"/>
      </w:numPr>
      <w:tabs>
        <w:tab w:val="left" w:pos="360"/>
        <w:tab w:val="left" w:pos="720"/>
        <w:tab w:val="left" w:pos="1260"/>
        <w:tab w:val="left" w:pos="1440"/>
        <w:tab w:val="left" w:leader="dot" w:pos="9720"/>
      </w:tabs>
      <w:ind w:left="900"/>
      <w:jc w:val="both"/>
      <w:outlineLvl w:val="0"/>
    </w:pPr>
    <w:rPr>
      <w:rFonts w:ascii="Arial" w:hAnsi="Arial"/>
      <w:b/>
      <w:sz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3C7E6F"/>
    <w:pPr>
      <w:keepNext/>
      <w:numPr>
        <w:ilvl w:val="12"/>
      </w:numPr>
      <w:tabs>
        <w:tab w:val="left" w:pos="720"/>
        <w:tab w:val="left" w:leader="dot" w:pos="9720"/>
      </w:tabs>
      <w:ind w:left="360"/>
      <w:jc w:val="both"/>
      <w:outlineLvl w:val="1"/>
    </w:pPr>
    <w:rPr>
      <w:b/>
      <w:sz w:val="28"/>
    </w:rPr>
  </w:style>
  <w:style w:type="paragraph" w:styleId="Ttulo3">
    <w:name w:val="heading 3"/>
    <w:basedOn w:val="Normal"/>
    <w:next w:val="Normal"/>
    <w:link w:val="Ttulo3Char"/>
    <w:uiPriority w:val="99"/>
    <w:qFormat/>
    <w:rsid w:val="003C7E6F"/>
    <w:pPr>
      <w:keepNext/>
      <w:numPr>
        <w:ilvl w:val="12"/>
      </w:numPr>
      <w:ind w:left="3240"/>
      <w:jc w:val="both"/>
      <w:outlineLvl w:val="2"/>
    </w:pPr>
    <w:rPr>
      <w:b/>
      <w:sz w:val="36"/>
    </w:rPr>
  </w:style>
  <w:style w:type="paragraph" w:styleId="Ttulo4">
    <w:name w:val="heading 4"/>
    <w:basedOn w:val="Normal"/>
    <w:next w:val="Normal"/>
    <w:link w:val="Ttulo4Char"/>
    <w:uiPriority w:val="99"/>
    <w:qFormat/>
    <w:rsid w:val="003C7E6F"/>
    <w:pPr>
      <w:keepNext/>
      <w:numPr>
        <w:ilvl w:val="12"/>
      </w:numPr>
      <w:tabs>
        <w:tab w:val="left" w:pos="360"/>
        <w:tab w:val="left" w:pos="426"/>
        <w:tab w:val="left" w:leader="dot" w:pos="9720"/>
      </w:tabs>
      <w:ind w:left="426"/>
      <w:jc w:val="both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3C7E6F"/>
    <w:pPr>
      <w:keepNext/>
      <w:tabs>
        <w:tab w:val="left" w:pos="720"/>
        <w:tab w:val="left" w:pos="1080"/>
      </w:tabs>
      <w:ind w:left="426"/>
      <w:jc w:val="both"/>
      <w:outlineLvl w:val="4"/>
    </w:pPr>
    <w:rPr>
      <w:rFonts w:ascii="Arial" w:hAnsi="Arial"/>
      <w:b/>
    </w:rPr>
  </w:style>
  <w:style w:type="paragraph" w:styleId="Ttulo6">
    <w:name w:val="heading 6"/>
    <w:basedOn w:val="Normal"/>
    <w:next w:val="Normal"/>
    <w:link w:val="Ttulo6Char"/>
    <w:uiPriority w:val="99"/>
    <w:qFormat/>
    <w:rsid w:val="003C7E6F"/>
    <w:pPr>
      <w:keepNext/>
      <w:tabs>
        <w:tab w:val="left" w:pos="720"/>
        <w:tab w:val="left" w:leader="dot" w:pos="9720"/>
      </w:tabs>
      <w:jc w:val="both"/>
      <w:outlineLvl w:val="5"/>
    </w:pPr>
    <w:rPr>
      <w:rFonts w:ascii="Arial" w:hAnsi="Arial"/>
      <w:sz w:val="24"/>
    </w:rPr>
  </w:style>
  <w:style w:type="paragraph" w:styleId="Ttulo7">
    <w:name w:val="heading 7"/>
    <w:basedOn w:val="Normal"/>
    <w:next w:val="Normal"/>
    <w:link w:val="Ttulo7Char"/>
    <w:uiPriority w:val="99"/>
    <w:qFormat/>
    <w:rsid w:val="003C7E6F"/>
    <w:pPr>
      <w:keepNext/>
      <w:tabs>
        <w:tab w:val="left" w:pos="720"/>
        <w:tab w:val="left" w:leader="dot" w:pos="9720"/>
      </w:tabs>
      <w:ind w:left="720"/>
      <w:jc w:val="both"/>
      <w:outlineLvl w:val="6"/>
    </w:pPr>
    <w:rPr>
      <w:rFonts w:ascii="Arial" w:hAnsi="Arial"/>
      <w:sz w:val="24"/>
    </w:rPr>
  </w:style>
  <w:style w:type="paragraph" w:styleId="Ttulo8">
    <w:name w:val="heading 8"/>
    <w:basedOn w:val="Normal"/>
    <w:next w:val="Normal"/>
    <w:link w:val="Ttulo8Char"/>
    <w:uiPriority w:val="99"/>
    <w:qFormat/>
    <w:rsid w:val="003C7E6F"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link w:val="Ttulo9Char"/>
    <w:uiPriority w:val="99"/>
    <w:qFormat/>
    <w:rsid w:val="003C7E6F"/>
    <w:pPr>
      <w:keepNext/>
      <w:numPr>
        <w:ilvl w:val="12"/>
      </w:numPr>
      <w:tabs>
        <w:tab w:val="left" w:pos="5040"/>
      </w:tabs>
      <w:spacing w:line="360" w:lineRule="auto"/>
      <w:ind w:left="3240"/>
      <w:jc w:val="both"/>
      <w:outlineLvl w:val="8"/>
    </w:pPr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Ttulo2Char">
    <w:name w:val="Título 2 Char"/>
    <w:link w:val="Ttulo2"/>
    <w:uiPriority w:val="99"/>
    <w:semiHidden/>
    <w:locked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link w:val="Ttulo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character" w:customStyle="1" w:styleId="Ttulo4Char">
    <w:name w:val="Título 4 Char"/>
    <w:link w:val="Ttulo4"/>
    <w:uiPriority w:val="99"/>
    <w:semiHidden/>
    <w:locked/>
    <w:rPr>
      <w:rFonts w:ascii="Calibri" w:hAnsi="Calibri" w:cs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9"/>
    <w:semiHidden/>
    <w:locked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9"/>
    <w:semiHidden/>
    <w:locked/>
    <w:rPr>
      <w:rFonts w:ascii="Calibri" w:hAnsi="Calibri" w:cs="Times New Roman"/>
      <w:b/>
      <w:bCs/>
    </w:rPr>
  </w:style>
  <w:style w:type="character" w:customStyle="1" w:styleId="Ttulo7Char">
    <w:name w:val="Título 7 Char"/>
    <w:link w:val="Ttulo7"/>
    <w:uiPriority w:val="99"/>
    <w:semiHidden/>
    <w:locked/>
    <w:rPr>
      <w:rFonts w:ascii="Calibri" w:hAnsi="Calibri" w:cs="Times New Roman"/>
      <w:sz w:val="24"/>
      <w:szCs w:val="24"/>
    </w:rPr>
  </w:style>
  <w:style w:type="character" w:customStyle="1" w:styleId="Ttulo8Char">
    <w:name w:val="Título 8 Char"/>
    <w:link w:val="Ttulo8"/>
    <w:uiPriority w:val="99"/>
    <w:semiHidden/>
    <w:locked/>
    <w:rPr>
      <w:rFonts w:ascii="Calibri" w:hAnsi="Calibri" w:cs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9"/>
    <w:semiHidden/>
    <w:locked/>
    <w:rPr>
      <w:rFonts w:ascii="Cambria" w:hAnsi="Cambria" w:cs="Times New Roman"/>
    </w:rPr>
  </w:style>
  <w:style w:type="paragraph" w:styleId="Cabealho">
    <w:name w:val="header"/>
    <w:basedOn w:val="Normal"/>
    <w:link w:val="CabealhoChar"/>
    <w:uiPriority w:val="99"/>
    <w:rsid w:val="003C7E6F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semiHidden/>
    <w:locked/>
    <w:rPr>
      <w:rFonts w:cs="Times New Roman"/>
      <w:sz w:val="20"/>
      <w:szCs w:val="20"/>
    </w:rPr>
  </w:style>
  <w:style w:type="paragraph" w:styleId="Rodap">
    <w:name w:val="footer"/>
    <w:basedOn w:val="Normal"/>
    <w:link w:val="RodapChar"/>
    <w:uiPriority w:val="99"/>
    <w:rsid w:val="003C7E6F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semiHidden/>
    <w:locked/>
    <w:rPr>
      <w:rFonts w:cs="Times New Roman"/>
      <w:sz w:val="20"/>
      <w:szCs w:val="20"/>
    </w:rPr>
  </w:style>
  <w:style w:type="character" w:styleId="Nmerodepgina">
    <w:name w:val="page number"/>
    <w:uiPriority w:val="99"/>
    <w:rsid w:val="003C7E6F"/>
    <w:rPr>
      <w:rFonts w:cs="Times New Roman"/>
    </w:rPr>
  </w:style>
  <w:style w:type="paragraph" w:styleId="Sumrio1">
    <w:name w:val="toc 1"/>
    <w:basedOn w:val="Normal"/>
    <w:next w:val="Normal"/>
    <w:uiPriority w:val="99"/>
    <w:semiHidden/>
    <w:rsid w:val="003C7E6F"/>
    <w:pPr>
      <w:spacing w:before="120"/>
    </w:pPr>
    <w:rPr>
      <w:b/>
      <w:i/>
      <w:sz w:val="24"/>
    </w:rPr>
  </w:style>
  <w:style w:type="paragraph" w:customStyle="1" w:styleId="StyleHeading">
    <w:name w:val="Style Heading"/>
    <w:basedOn w:val="Normal"/>
    <w:uiPriority w:val="99"/>
    <w:rsid w:val="003C7E6F"/>
    <w:pPr>
      <w:pBdr>
        <w:bottom w:val="single" w:sz="30" w:space="1" w:color="000080"/>
      </w:pBdr>
      <w:tabs>
        <w:tab w:val="left" w:pos="720"/>
        <w:tab w:val="left" w:pos="1080"/>
      </w:tabs>
    </w:pPr>
    <w:rPr>
      <w:b/>
      <w:color w:val="000080"/>
      <w:sz w:val="28"/>
    </w:rPr>
  </w:style>
  <w:style w:type="paragraph" w:customStyle="1" w:styleId="SubHeading">
    <w:name w:val="Sub Heading"/>
    <w:basedOn w:val="Normal"/>
    <w:uiPriority w:val="99"/>
    <w:rsid w:val="003C7E6F"/>
    <w:pPr>
      <w:pBdr>
        <w:bottom w:val="single" w:sz="18" w:space="1" w:color="000080"/>
      </w:pBdr>
      <w:tabs>
        <w:tab w:val="left" w:pos="720"/>
        <w:tab w:val="left" w:pos="1080"/>
      </w:tabs>
      <w:ind w:left="720" w:right="4500" w:hanging="360"/>
    </w:pPr>
    <w:rPr>
      <w:b/>
      <w:sz w:val="24"/>
    </w:rPr>
  </w:style>
  <w:style w:type="paragraph" w:customStyle="1" w:styleId="Body">
    <w:name w:val="Body"/>
    <w:basedOn w:val="Normal"/>
    <w:uiPriority w:val="99"/>
    <w:rsid w:val="003C7E6F"/>
    <w:pPr>
      <w:ind w:left="360"/>
    </w:pPr>
    <w:rPr>
      <w:sz w:val="24"/>
    </w:rPr>
  </w:style>
  <w:style w:type="paragraph" w:styleId="Sumrio2">
    <w:name w:val="toc 2"/>
    <w:basedOn w:val="Normal"/>
    <w:next w:val="Normal"/>
    <w:uiPriority w:val="99"/>
    <w:semiHidden/>
    <w:rsid w:val="003C7E6F"/>
    <w:pPr>
      <w:spacing w:before="120"/>
      <w:ind w:left="200"/>
    </w:pPr>
    <w:rPr>
      <w:b/>
      <w:sz w:val="22"/>
    </w:rPr>
  </w:style>
  <w:style w:type="paragraph" w:styleId="Sumrio3">
    <w:name w:val="toc 3"/>
    <w:basedOn w:val="Normal"/>
    <w:next w:val="Normal"/>
    <w:uiPriority w:val="99"/>
    <w:semiHidden/>
    <w:rsid w:val="003C7E6F"/>
    <w:pPr>
      <w:ind w:left="400"/>
    </w:pPr>
  </w:style>
  <w:style w:type="paragraph" w:styleId="Sumrio4">
    <w:name w:val="toc 4"/>
    <w:basedOn w:val="Normal"/>
    <w:next w:val="Normal"/>
    <w:uiPriority w:val="99"/>
    <w:semiHidden/>
    <w:rsid w:val="003C7E6F"/>
    <w:pPr>
      <w:ind w:left="600"/>
    </w:pPr>
  </w:style>
  <w:style w:type="paragraph" w:styleId="Sumrio5">
    <w:name w:val="toc 5"/>
    <w:basedOn w:val="Normal"/>
    <w:next w:val="Normal"/>
    <w:uiPriority w:val="99"/>
    <w:semiHidden/>
    <w:rsid w:val="003C7E6F"/>
    <w:pPr>
      <w:ind w:left="800"/>
    </w:pPr>
  </w:style>
  <w:style w:type="paragraph" w:styleId="Sumrio6">
    <w:name w:val="toc 6"/>
    <w:basedOn w:val="Normal"/>
    <w:next w:val="Normal"/>
    <w:uiPriority w:val="99"/>
    <w:semiHidden/>
    <w:rsid w:val="003C7E6F"/>
    <w:pPr>
      <w:ind w:left="1000"/>
    </w:pPr>
  </w:style>
  <w:style w:type="paragraph" w:styleId="Sumrio7">
    <w:name w:val="toc 7"/>
    <w:basedOn w:val="Normal"/>
    <w:next w:val="Normal"/>
    <w:uiPriority w:val="99"/>
    <w:semiHidden/>
    <w:rsid w:val="003C7E6F"/>
    <w:pPr>
      <w:ind w:left="1200"/>
    </w:pPr>
  </w:style>
  <w:style w:type="paragraph" w:styleId="Sumrio8">
    <w:name w:val="toc 8"/>
    <w:basedOn w:val="Normal"/>
    <w:next w:val="Normal"/>
    <w:uiPriority w:val="99"/>
    <w:semiHidden/>
    <w:rsid w:val="003C7E6F"/>
    <w:pPr>
      <w:ind w:left="1400"/>
    </w:pPr>
  </w:style>
  <w:style w:type="paragraph" w:styleId="Sumrio9">
    <w:name w:val="toc 9"/>
    <w:basedOn w:val="Normal"/>
    <w:next w:val="Normal"/>
    <w:uiPriority w:val="99"/>
    <w:semiHidden/>
    <w:rsid w:val="003C7E6F"/>
    <w:pPr>
      <w:ind w:left="1600"/>
    </w:pPr>
  </w:style>
  <w:style w:type="paragraph" w:customStyle="1" w:styleId="Corpo">
    <w:name w:val="Corpo"/>
    <w:basedOn w:val="Normal"/>
    <w:uiPriority w:val="99"/>
    <w:rsid w:val="003C7E6F"/>
    <w:pPr>
      <w:spacing w:after="120"/>
      <w:ind w:left="709"/>
      <w:jc w:val="both"/>
    </w:pPr>
    <w:rPr>
      <w:rFonts w:ascii="Garamond" w:hAnsi="Garamond"/>
      <w:sz w:val="24"/>
      <w:lang w:eastAsia="en-US"/>
    </w:rPr>
  </w:style>
  <w:style w:type="paragraph" w:customStyle="1" w:styleId="TtulodoDocumento">
    <w:name w:val="Título do Documento"/>
    <w:basedOn w:val="Normal"/>
    <w:uiPriority w:val="99"/>
    <w:rsid w:val="003C7E6F"/>
    <w:pPr>
      <w:spacing w:before="3000" w:after="480"/>
      <w:ind w:left="567"/>
    </w:pPr>
    <w:rPr>
      <w:rFonts w:ascii="Impact" w:hAnsi="Impact"/>
      <w:sz w:val="36"/>
      <w:lang w:eastAsia="en-US"/>
    </w:rPr>
  </w:style>
  <w:style w:type="paragraph" w:customStyle="1" w:styleId="SubttulodoDocumento">
    <w:name w:val="Subtítulo do Documento"/>
    <w:basedOn w:val="TtulodoDocumento"/>
    <w:uiPriority w:val="99"/>
    <w:rsid w:val="003C7E6F"/>
    <w:pPr>
      <w:spacing w:before="120"/>
    </w:pPr>
  </w:style>
  <w:style w:type="paragraph" w:styleId="Recuodecorpodetexto">
    <w:name w:val="Body Text Indent"/>
    <w:basedOn w:val="Normal"/>
    <w:link w:val="RecuodecorpodetextoChar"/>
    <w:uiPriority w:val="99"/>
    <w:rsid w:val="003C7E6F"/>
    <w:pPr>
      <w:numPr>
        <w:ilvl w:val="12"/>
      </w:numPr>
      <w:tabs>
        <w:tab w:val="left" w:leader="dot" w:pos="9720"/>
      </w:tabs>
      <w:ind w:left="900"/>
      <w:jc w:val="both"/>
    </w:pPr>
    <w:rPr>
      <w:sz w:val="24"/>
    </w:rPr>
  </w:style>
  <w:style w:type="character" w:customStyle="1" w:styleId="RecuodecorpodetextoChar">
    <w:name w:val="Recuo de corpo de texto Char"/>
    <w:link w:val="Recuodecorpodetexto"/>
    <w:uiPriority w:val="99"/>
    <w:semiHidden/>
    <w:locked/>
    <w:rPr>
      <w:rFonts w:cs="Times New Roman"/>
      <w:sz w:val="20"/>
      <w:szCs w:val="20"/>
    </w:rPr>
  </w:style>
  <w:style w:type="paragraph" w:styleId="Corpodetexto">
    <w:name w:val="Body Text"/>
    <w:basedOn w:val="Normal"/>
    <w:link w:val="CorpodetextoChar"/>
    <w:uiPriority w:val="99"/>
    <w:rsid w:val="003C7E6F"/>
    <w:rPr>
      <w:rFonts w:ascii="Arial" w:hAnsi="Arial"/>
      <w:sz w:val="24"/>
    </w:rPr>
  </w:style>
  <w:style w:type="character" w:customStyle="1" w:styleId="CorpodetextoChar">
    <w:name w:val="Corpo de texto Char"/>
    <w:link w:val="Corpodetexto"/>
    <w:uiPriority w:val="99"/>
    <w:semiHidden/>
    <w:locked/>
    <w:rPr>
      <w:rFonts w:cs="Times New Roman"/>
      <w:sz w:val="20"/>
      <w:szCs w:val="20"/>
    </w:rPr>
  </w:style>
  <w:style w:type="paragraph" w:styleId="Recuodecorpodetexto2">
    <w:name w:val="Body Text Indent 2"/>
    <w:basedOn w:val="Normal"/>
    <w:link w:val="Recuodecorpodetexto2Char"/>
    <w:uiPriority w:val="99"/>
    <w:rsid w:val="003C7E6F"/>
    <w:pPr>
      <w:numPr>
        <w:ilvl w:val="12"/>
      </w:numPr>
      <w:tabs>
        <w:tab w:val="left" w:pos="360"/>
        <w:tab w:val="left" w:pos="1260"/>
        <w:tab w:val="left" w:pos="1440"/>
        <w:tab w:val="left" w:leader="dot" w:pos="9720"/>
      </w:tabs>
      <w:ind w:left="426"/>
      <w:jc w:val="both"/>
    </w:pPr>
    <w:rPr>
      <w:rFonts w:ascii="Arial" w:hAnsi="Arial"/>
      <w:sz w:val="24"/>
    </w:rPr>
  </w:style>
  <w:style w:type="character" w:customStyle="1" w:styleId="Recuodecorpodetexto2Char">
    <w:name w:val="Recuo de corpo de texto 2 Char"/>
    <w:link w:val="Recuodecorpodetexto2"/>
    <w:uiPriority w:val="99"/>
    <w:semiHidden/>
    <w:locked/>
    <w:rPr>
      <w:rFonts w:cs="Times New Roman"/>
      <w:sz w:val="20"/>
      <w:szCs w:val="20"/>
    </w:rPr>
  </w:style>
  <w:style w:type="paragraph" w:styleId="Recuodecorpodetexto3">
    <w:name w:val="Body Text Indent 3"/>
    <w:basedOn w:val="Normal"/>
    <w:link w:val="Recuodecorpodetexto3Char"/>
    <w:uiPriority w:val="99"/>
    <w:rsid w:val="003C7E6F"/>
    <w:pPr>
      <w:numPr>
        <w:ilvl w:val="12"/>
      </w:numPr>
      <w:tabs>
        <w:tab w:val="left" w:pos="630"/>
        <w:tab w:val="left" w:pos="1260"/>
        <w:tab w:val="left" w:pos="1440"/>
        <w:tab w:val="left" w:pos="2410"/>
        <w:tab w:val="left" w:leader="dot" w:pos="9720"/>
      </w:tabs>
      <w:ind w:left="2410"/>
      <w:jc w:val="both"/>
    </w:pPr>
    <w:rPr>
      <w:rFonts w:ascii="Arial" w:hAnsi="Arial"/>
      <w:sz w:val="24"/>
    </w:rPr>
  </w:style>
  <w:style w:type="character" w:customStyle="1" w:styleId="Recuodecorpodetexto3Char">
    <w:name w:val="Recuo de corpo de texto 3 Char"/>
    <w:link w:val="Recuodecorpodetexto3"/>
    <w:uiPriority w:val="99"/>
    <w:semiHidden/>
    <w:locked/>
    <w:rPr>
      <w:rFonts w:cs="Times New Roman"/>
      <w:sz w:val="16"/>
      <w:szCs w:val="16"/>
    </w:rPr>
  </w:style>
  <w:style w:type="paragraph" w:customStyle="1" w:styleId="Paragraph1">
    <w:name w:val="Paragraph1"/>
    <w:basedOn w:val="Normal"/>
    <w:uiPriority w:val="99"/>
    <w:rsid w:val="003C7E6F"/>
    <w:pPr>
      <w:widowControl w:val="0"/>
      <w:spacing w:before="80"/>
      <w:jc w:val="both"/>
    </w:pPr>
  </w:style>
  <w:style w:type="paragraph" w:customStyle="1" w:styleId="TCHeading1">
    <w:name w:val="TC Heading 1"/>
    <w:basedOn w:val="Ttulo1"/>
    <w:next w:val="Normal"/>
    <w:uiPriority w:val="99"/>
    <w:rsid w:val="003C7E6F"/>
    <w:pPr>
      <w:widowControl w:val="0"/>
      <w:numPr>
        <w:ilvl w:val="0"/>
      </w:numPr>
      <w:tabs>
        <w:tab w:val="clear" w:pos="720"/>
        <w:tab w:val="clear" w:pos="1260"/>
        <w:tab w:val="clear" w:pos="1440"/>
        <w:tab w:val="clear" w:pos="9720"/>
        <w:tab w:val="num" w:pos="360"/>
      </w:tabs>
      <w:spacing w:before="240" w:after="60" w:line="240" w:lineRule="atLeast"/>
      <w:ind w:left="900"/>
      <w:jc w:val="left"/>
    </w:pPr>
  </w:style>
  <w:style w:type="paragraph" w:customStyle="1" w:styleId="TCParagraph">
    <w:name w:val="TC Paragraph"/>
    <w:basedOn w:val="Corpodetexto"/>
    <w:uiPriority w:val="99"/>
    <w:rsid w:val="003C7E6F"/>
    <w:pPr>
      <w:keepLines/>
      <w:widowControl w:val="0"/>
      <w:spacing w:after="120" w:line="240" w:lineRule="atLeast"/>
      <w:ind w:firstLine="720"/>
      <w:jc w:val="both"/>
    </w:pPr>
    <w:rPr>
      <w:rFonts w:ascii="Times New Roman" w:hAnsi="Times New Roman"/>
      <w:sz w:val="20"/>
    </w:rPr>
  </w:style>
  <w:style w:type="paragraph" w:customStyle="1" w:styleId="TCTips">
    <w:name w:val="TC Tips"/>
    <w:basedOn w:val="Corpodetexto"/>
    <w:uiPriority w:val="99"/>
    <w:rsid w:val="003C7E6F"/>
    <w:pPr>
      <w:keepLines/>
      <w:widowControl w:val="0"/>
      <w:spacing w:after="120" w:line="240" w:lineRule="atLeast"/>
      <w:jc w:val="both"/>
    </w:pPr>
    <w:rPr>
      <w:rFonts w:ascii="Times New Roman" w:hAnsi="Times New Roman"/>
      <w:i/>
      <w:color w:val="0000FF"/>
      <w:sz w:val="20"/>
    </w:rPr>
  </w:style>
  <w:style w:type="paragraph" w:customStyle="1" w:styleId="TCHeading2">
    <w:name w:val="TC Heading 2"/>
    <w:basedOn w:val="Ttulo2"/>
    <w:next w:val="TCParagraph"/>
    <w:uiPriority w:val="99"/>
    <w:rsid w:val="003C7E6F"/>
    <w:pPr>
      <w:widowControl w:val="0"/>
      <w:numPr>
        <w:ilvl w:val="1"/>
        <w:numId w:val="1"/>
      </w:numPr>
      <w:tabs>
        <w:tab w:val="clear" w:pos="720"/>
        <w:tab w:val="clear" w:pos="9720"/>
      </w:tabs>
      <w:spacing w:before="120" w:after="60" w:line="240" w:lineRule="atLeast"/>
      <w:ind w:left="0"/>
      <w:jc w:val="left"/>
    </w:pPr>
    <w:rPr>
      <w:rFonts w:ascii="Arial" w:hAnsi="Arial"/>
      <w:sz w:val="24"/>
    </w:rPr>
  </w:style>
  <w:style w:type="paragraph" w:customStyle="1" w:styleId="TCHeading3">
    <w:name w:val="TC Heading 3"/>
    <w:basedOn w:val="Ttulo3"/>
    <w:next w:val="TCParagraph"/>
    <w:uiPriority w:val="99"/>
    <w:rsid w:val="003C7E6F"/>
    <w:pPr>
      <w:widowControl w:val="0"/>
      <w:numPr>
        <w:ilvl w:val="2"/>
        <w:numId w:val="1"/>
      </w:numPr>
      <w:spacing w:before="120" w:after="60" w:line="240" w:lineRule="atLeast"/>
      <w:ind w:left="0"/>
      <w:jc w:val="left"/>
    </w:pPr>
    <w:rPr>
      <w:rFonts w:ascii="Arial" w:hAnsi="Arial"/>
      <w:sz w:val="20"/>
    </w:rPr>
  </w:style>
  <w:style w:type="paragraph" w:customStyle="1" w:styleId="InfoBlue">
    <w:name w:val="InfoBlue"/>
    <w:basedOn w:val="Normal"/>
    <w:next w:val="Corpodetexto"/>
    <w:autoRedefine/>
    <w:uiPriority w:val="99"/>
    <w:rsid w:val="00752424"/>
    <w:pPr>
      <w:widowControl w:val="0"/>
      <w:spacing w:after="120" w:line="240" w:lineRule="atLeast"/>
      <w:ind w:left="720"/>
    </w:pPr>
    <w:rPr>
      <w:rFonts w:ascii="Arial" w:hAnsi="Arial"/>
      <w:i/>
      <w:color w:val="0000FF"/>
      <w:lang w:val="en-US"/>
    </w:rPr>
  </w:style>
  <w:style w:type="paragraph" w:styleId="Ttulo">
    <w:name w:val="Title"/>
    <w:basedOn w:val="Normal"/>
    <w:next w:val="Normal"/>
    <w:link w:val="TtuloChar"/>
    <w:uiPriority w:val="99"/>
    <w:qFormat/>
    <w:rsid w:val="003C7E6F"/>
    <w:pPr>
      <w:widowControl w:val="0"/>
      <w:jc w:val="center"/>
    </w:pPr>
    <w:rPr>
      <w:rFonts w:ascii="Arial" w:hAnsi="Arial"/>
      <w:b/>
      <w:sz w:val="36"/>
      <w:lang w:val="en-US"/>
    </w:rPr>
  </w:style>
  <w:style w:type="character" w:customStyle="1" w:styleId="TtuloChar">
    <w:name w:val="Título Char"/>
    <w:link w:val="Ttulo"/>
    <w:uiPriority w:val="99"/>
    <w:locked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Tabletext">
    <w:name w:val="Tabletext"/>
    <w:basedOn w:val="Normal"/>
    <w:uiPriority w:val="99"/>
    <w:rsid w:val="003C7E6F"/>
    <w:pPr>
      <w:keepLines/>
      <w:widowControl w:val="0"/>
      <w:spacing w:after="120" w:line="240" w:lineRule="atLeast"/>
    </w:pPr>
    <w:rPr>
      <w:rFonts w:ascii="Arial" w:hAnsi="Arial"/>
      <w:lang w:val="en-US"/>
    </w:rPr>
  </w:style>
  <w:style w:type="character" w:styleId="Refdecomentrio">
    <w:name w:val="annotation reference"/>
    <w:uiPriority w:val="99"/>
    <w:semiHidden/>
    <w:rsid w:val="003C7E6F"/>
    <w:rPr>
      <w:rFonts w:cs="Times New Roman"/>
      <w:sz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3C7E6F"/>
  </w:style>
  <w:style w:type="character" w:customStyle="1" w:styleId="TextodecomentrioChar">
    <w:name w:val="Texto de comentário Char"/>
    <w:link w:val="Textodecomentrio"/>
    <w:uiPriority w:val="99"/>
    <w:semiHidden/>
    <w:locked/>
    <w:rPr>
      <w:rFonts w:cs="Times New Roman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rsid w:val="003C7E6F"/>
  </w:style>
  <w:style w:type="character" w:customStyle="1" w:styleId="TextodenotaderodapChar">
    <w:name w:val="Texto de nota de rodapé Char"/>
    <w:link w:val="Textodenotaderodap"/>
    <w:uiPriority w:val="99"/>
    <w:semiHidden/>
    <w:locked/>
    <w:rPr>
      <w:rFonts w:cs="Times New Roman"/>
      <w:sz w:val="20"/>
      <w:szCs w:val="20"/>
    </w:rPr>
  </w:style>
  <w:style w:type="character" w:styleId="Refdenotaderodap">
    <w:name w:val="footnote reference"/>
    <w:uiPriority w:val="99"/>
    <w:semiHidden/>
    <w:rsid w:val="003C7E6F"/>
    <w:rPr>
      <w:rFonts w:cs="Times New Roman"/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rsid w:val="0077646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cs="Times New Roman"/>
      <w:sz w:val="2"/>
    </w:rPr>
  </w:style>
  <w:style w:type="table" w:styleId="Tabelacomgrade">
    <w:name w:val="Table Grid"/>
    <w:basedOn w:val="Tabelanormal"/>
    <w:uiPriority w:val="99"/>
    <w:rsid w:val="006011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egritoatributo">
    <w:name w:val="Negrito atributo"/>
    <w:uiPriority w:val="99"/>
    <w:rsid w:val="00752424"/>
    <w:rPr>
      <w:rFonts w:ascii="Courier New" w:hAnsi="Courier New"/>
      <w:b/>
      <w:sz w:val="18"/>
    </w:rPr>
  </w:style>
  <w:style w:type="paragraph" w:styleId="PargrafodaLista">
    <w:name w:val="List Paragraph"/>
    <w:basedOn w:val="Normal"/>
    <w:uiPriority w:val="99"/>
    <w:qFormat/>
    <w:rsid w:val="00A63569"/>
    <w:pPr>
      <w:ind w:left="720"/>
    </w:pPr>
    <w:rPr>
      <w:rFonts w:ascii="Calibri" w:hAnsi="Calibri"/>
      <w:sz w:val="22"/>
      <w:szCs w:val="22"/>
    </w:rPr>
  </w:style>
  <w:style w:type="character" w:customStyle="1" w:styleId="apple-style-span">
    <w:name w:val="apple-style-span"/>
    <w:uiPriority w:val="99"/>
    <w:rsid w:val="005D18EF"/>
    <w:rPr>
      <w:rFonts w:cs="Times New Roman"/>
    </w:rPr>
  </w:style>
  <w:style w:type="paragraph" w:customStyle="1" w:styleId="NormalArialNarrow">
    <w:name w:val="Normal + Arial Narrow"/>
    <w:aliases w:val="11 pt,Cor Personalizada(RGB(0,32,96))"/>
    <w:basedOn w:val="Normal"/>
    <w:link w:val="NormalArialNarrowChar"/>
    <w:uiPriority w:val="99"/>
    <w:rsid w:val="00EF4F69"/>
    <w:rPr>
      <w:rFonts w:ascii="Arial Narrow" w:hAnsi="Arial Narrow" w:cs="Arial"/>
      <w:color w:val="002060"/>
      <w:sz w:val="22"/>
      <w:szCs w:val="22"/>
    </w:rPr>
  </w:style>
  <w:style w:type="character" w:customStyle="1" w:styleId="NormalArialNarrowChar">
    <w:name w:val="Normal + Arial Narrow Char"/>
    <w:aliases w:val="11 pt Char,Cor Personalizada(RGB(0 Char,32 Char,96)) Char"/>
    <w:link w:val="NormalArialNarrow"/>
    <w:uiPriority w:val="99"/>
    <w:locked/>
    <w:rsid w:val="00EF4F69"/>
    <w:rPr>
      <w:rFonts w:ascii="Arial Narrow" w:hAnsi="Arial Narrow" w:cs="Arial"/>
      <w:color w:val="002060"/>
      <w:sz w:val="22"/>
      <w:szCs w:val="22"/>
      <w:lang w:val="pt-BR" w:eastAsia="pt-BR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0960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LUCHE~1\CONFIG~1\Temp\GABRILsluchetta171033EMS_Especificacao_Manutencao_Sistema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752334-84DA-4093-B47B-31B508B44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GABRILsluchetta171033EMS_Especificacao_Manutencao_Sistemas</Template>
  <TotalTime>412</TotalTime>
  <Pages>15</Pages>
  <Words>2360</Words>
  <Characters>12746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TREELOG</Company>
  <LinksUpToDate>false</LinksUpToDate>
  <CharactersWithSpaces>15076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Candido De Castro</dc:creator>
  <cp:lastModifiedBy>Editora Abril S.A.</cp:lastModifiedBy>
  <cp:revision>26</cp:revision>
  <cp:lastPrinted>2009-11-19T20:24:00Z</cp:lastPrinted>
  <dcterms:created xsi:type="dcterms:W3CDTF">2012-04-26T12:07:00Z</dcterms:created>
  <dcterms:modified xsi:type="dcterms:W3CDTF">2012-07-06T12:34:00Z</dcterms:modified>
</cp:coreProperties>
</file>